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B7B" w:rsidRDefault="000D3B7B" w:rsidP="000D3B7B">
      <w:pPr>
        <w:pStyle w:val="Heading1"/>
        <w:spacing w:before="0" w:line="870" w:lineRule="atLeast"/>
        <w:rPr>
          <w:color w:val="111111"/>
          <w:sz w:val="56"/>
          <w:szCs w:val="56"/>
        </w:rPr>
      </w:pPr>
      <w:r>
        <w:rPr>
          <w:b/>
          <w:bCs/>
          <w:color w:val="111111"/>
          <w:sz w:val="56"/>
          <w:szCs w:val="56"/>
        </w:rPr>
        <w:fldChar w:fldCharType="begin"/>
      </w:r>
      <w:r>
        <w:rPr>
          <w:b/>
          <w:bCs/>
          <w:color w:val="111111"/>
          <w:sz w:val="56"/>
          <w:szCs w:val="56"/>
        </w:rPr>
        <w:instrText xml:space="preserve"> HYPERLINK "https://www.cyberciti.biz/faq/check-list-installed-packages-in-centos-linux/" </w:instrText>
      </w:r>
      <w:r>
        <w:rPr>
          <w:b/>
          <w:bCs/>
          <w:color w:val="111111"/>
          <w:sz w:val="56"/>
          <w:szCs w:val="56"/>
        </w:rPr>
        <w:fldChar w:fldCharType="separate"/>
      </w:r>
      <w:r>
        <w:rPr>
          <w:rStyle w:val="Hyperlink"/>
          <w:b/>
          <w:bCs/>
          <w:color w:val="111111"/>
          <w:sz w:val="56"/>
          <w:szCs w:val="56"/>
        </w:rPr>
        <w:t>How to check and list installed packages in CentOS Linux</w:t>
      </w:r>
      <w:r>
        <w:rPr>
          <w:b/>
          <w:bCs/>
          <w:color w:val="111111"/>
          <w:sz w:val="56"/>
          <w:szCs w:val="56"/>
        </w:rPr>
        <w:fldChar w:fldCharType="end"/>
      </w:r>
    </w:p>
    <w:p w:rsidR="000D3B7B" w:rsidRPr="000D3B7B" w:rsidRDefault="000D3B7B" w:rsidP="000D3B7B">
      <w:pPr>
        <w:spacing w:line="375" w:lineRule="atLeast"/>
        <w:rPr>
          <w:color w:val="828282"/>
          <w:sz w:val="21"/>
          <w:szCs w:val="21"/>
        </w:rPr>
      </w:pPr>
    </w:p>
    <w:p w:rsidR="000D3B7B" w:rsidRDefault="000D3B7B" w:rsidP="000D3B7B">
      <w:pPr>
        <w:rPr>
          <w:rFonts w:ascii="Times New Roman" w:hAnsi="Times New Roman" w:cs="Times New Roman"/>
          <w:sz w:val="24"/>
          <w:szCs w:val="24"/>
        </w:rPr>
      </w:pPr>
      <w:r>
        <w:rPr>
          <w:rStyle w:val="dropcap"/>
          <w:rFonts w:ascii="Arial" w:hAnsi="Arial" w:cs="Arial"/>
          <w:color w:val="111111"/>
          <w:sz w:val="90"/>
          <w:szCs w:val="90"/>
        </w:rPr>
        <w:t>H</w:t>
      </w:r>
      <w:r>
        <w:rPr>
          <w:rFonts w:ascii="Arial" w:hAnsi="Arial" w:cs="Arial"/>
          <w:color w:val="111111"/>
          <w:sz w:val="27"/>
          <w:szCs w:val="27"/>
        </w:rPr>
        <w:t>ow do I check installed packages in CentOS Linux version 6.x/7.x/8.x/9.x? How can I List installed packages on CentOS Enterprise Linux server?</w:t>
      </w:r>
      <w:r>
        <w:rPr>
          <w:rFonts w:ascii="Arial" w:hAnsi="Arial" w:cs="Arial"/>
          <w:color w:val="111111"/>
          <w:sz w:val="27"/>
          <w:szCs w:val="27"/>
        </w:rPr>
        <w:br/>
      </w:r>
      <w:r>
        <w:rPr>
          <w:rFonts w:ascii="Arial" w:hAnsi="Arial" w:cs="Arial"/>
          <w:color w:val="111111"/>
          <w:sz w:val="27"/>
          <w:szCs w:val="27"/>
        </w:rPr>
        <w:br/>
        <w:t>This page shows you how to check and list all installed packages in CentOS Linux server version 6.x/7.x/8.x/9.x using various command-line utilities. Such a list is useful in case if you need to restore/reinstall or mirror the same packages across different CentOS servers.</w:t>
      </w:r>
    </w:p>
    <w:tbl>
      <w:tblPr>
        <w:tblW w:w="9660" w:type="dxa"/>
        <w:tblCellSpacing w:w="15" w:type="dxa"/>
        <w:tblBorders>
          <w:top w:val="single" w:sz="6" w:space="0" w:color="D1D1D1"/>
          <w:left w:val="single" w:sz="6" w:space="0" w:color="D1D1D1"/>
          <w:bottom w:val="single" w:sz="2" w:space="0" w:color="D1D1D1"/>
          <w:right w:val="single" w:sz="2" w:space="0" w:color="D1D1D1"/>
        </w:tblBorders>
        <w:tblCellMar>
          <w:left w:w="0" w:type="dxa"/>
          <w:right w:w="0" w:type="dxa"/>
        </w:tblCellMar>
        <w:tblLook w:val="04A0" w:firstRow="1" w:lastRow="0" w:firstColumn="1" w:lastColumn="0" w:noHBand="0" w:noVBand="1"/>
      </w:tblPr>
      <w:tblGrid>
        <w:gridCol w:w="2437"/>
        <w:gridCol w:w="7223"/>
      </w:tblGrid>
      <w:tr w:rsidR="000D3B7B" w:rsidTr="000D3B7B">
        <w:trPr>
          <w:tblHeader/>
          <w:tblCellSpacing w:w="15" w:type="dxa"/>
        </w:trPr>
        <w:tc>
          <w:tcPr>
            <w:tcW w:w="0" w:type="auto"/>
            <w:gridSpan w:val="2"/>
            <w:tcBorders>
              <w:top w:val="single" w:sz="6" w:space="0" w:color="D1D1D1"/>
              <w:left w:val="single" w:sz="6" w:space="0" w:color="D1D1D1"/>
              <w:bottom w:val="single" w:sz="6" w:space="0" w:color="D1D1D1"/>
              <w:right w:val="single" w:sz="6" w:space="0" w:color="D1D1D1"/>
            </w:tcBorders>
            <w:shd w:val="clear" w:color="auto" w:fill="F7F7F7"/>
            <w:tcMar>
              <w:top w:w="75" w:type="dxa"/>
              <w:left w:w="75" w:type="dxa"/>
              <w:bottom w:w="75" w:type="dxa"/>
              <w:right w:w="75" w:type="dxa"/>
            </w:tcMar>
            <w:vAlign w:val="center"/>
            <w:hideMark/>
          </w:tcPr>
          <w:p w:rsidR="000D3B7B" w:rsidRDefault="000D3B7B">
            <w:pPr>
              <w:jc w:val="center"/>
              <w:rPr>
                <w:rFonts w:ascii="Arial" w:hAnsi="Arial" w:cs="Arial"/>
                <w:b/>
                <w:bCs/>
                <w:color w:val="111111"/>
                <w:sz w:val="23"/>
                <w:szCs w:val="23"/>
              </w:rPr>
            </w:pPr>
            <w:r>
              <w:rPr>
                <w:rFonts w:ascii="Arial" w:hAnsi="Arial" w:cs="Arial"/>
                <w:b/>
                <w:bCs/>
                <w:color w:val="111111"/>
                <w:sz w:val="23"/>
                <w:szCs w:val="23"/>
              </w:rPr>
              <w:t>Tutorial details</w:t>
            </w:r>
          </w:p>
        </w:tc>
      </w:tr>
      <w:tr w:rsidR="000D3B7B" w:rsidTr="000D3B7B">
        <w:trPr>
          <w:tblCellSpacing w:w="15" w:type="dxa"/>
        </w:trPr>
        <w:tc>
          <w:tcPr>
            <w:tcW w:w="1250" w:type="pct"/>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bookmarkStart w:id="0" w:name="tutorial_difficulty_level" w:colFirst="0" w:colLast="0"/>
            <w:r>
              <w:rPr>
                <w:rFonts w:ascii="Arial" w:hAnsi="Arial" w:cs="Arial"/>
                <w:color w:val="111111"/>
                <w:sz w:val="23"/>
                <w:szCs w:val="23"/>
              </w:rPr>
              <w:t>Difficulty level</w:t>
            </w:r>
          </w:p>
        </w:tc>
        <w:tc>
          <w:tcPr>
            <w:tcW w:w="3750" w:type="pct"/>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hyperlink r:id="rId5" w:tooltip="See all Easy Linux / Unix System Administrator Tutorials" w:history="1">
              <w:r>
                <w:rPr>
                  <w:rStyle w:val="Hyperlink"/>
                  <w:rFonts w:ascii="Arial" w:hAnsi="Arial" w:cs="Arial"/>
                  <w:color w:val="2692F0"/>
                  <w:sz w:val="23"/>
                  <w:szCs w:val="23"/>
                </w:rPr>
                <w:t>Easy</w:t>
              </w:r>
            </w:hyperlink>
          </w:p>
        </w:tc>
      </w:tr>
      <w:tr w:rsidR="000D3B7B" w:rsidTr="000D3B7B">
        <w:trPr>
          <w:tblCellSpacing w:w="15" w:type="dxa"/>
        </w:trPr>
        <w:tc>
          <w:tcPr>
            <w:tcW w:w="0" w:type="auto"/>
            <w:tcBorders>
              <w:top w:val="single" w:sz="6" w:space="0" w:color="D1D1D1"/>
              <w:left w:val="single" w:sz="6" w:space="0" w:color="D1D1D1"/>
              <w:bottom w:val="single" w:sz="6" w:space="0" w:color="D1D1D1"/>
              <w:right w:val="single" w:sz="6" w:space="0" w:color="D1D1D1"/>
            </w:tcBorders>
            <w:shd w:val="clear" w:color="auto" w:fill="F7F7F7"/>
            <w:tcMar>
              <w:top w:w="75" w:type="dxa"/>
              <w:left w:w="75" w:type="dxa"/>
              <w:bottom w:w="75" w:type="dxa"/>
              <w:right w:w="75" w:type="dxa"/>
            </w:tcMar>
            <w:vAlign w:val="center"/>
            <w:hideMark/>
          </w:tcPr>
          <w:p w:rsidR="000D3B7B" w:rsidRDefault="000D3B7B">
            <w:pPr>
              <w:rPr>
                <w:rFonts w:ascii="Arial" w:hAnsi="Arial" w:cs="Arial"/>
                <w:color w:val="111111"/>
                <w:sz w:val="23"/>
                <w:szCs w:val="23"/>
              </w:rPr>
            </w:pPr>
            <w:r>
              <w:rPr>
                <w:rFonts w:ascii="Arial" w:hAnsi="Arial" w:cs="Arial"/>
                <w:color w:val="111111"/>
                <w:sz w:val="23"/>
                <w:szCs w:val="23"/>
              </w:rPr>
              <w:t>Root privileges</w:t>
            </w:r>
          </w:p>
        </w:tc>
        <w:tc>
          <w:tcPr>
            <w:tcW w:w="0" w:type="auto"/>
            <w:tcBorders>
              <w:top w:val="single" w:sz="6" w:space="0" w:color="D1D1D1"/>
              <w:left w:val="single" w:sz="6" w:space="0" w:color="D1D1D1"/>
              <w:bottom w:val="single" w:sz="6" w:space="0" w:color="D1D1D1"/>
              <w:right w:val="single" w:sz="6" w:space="0" w:color="D1D1D1"/>
            </w:tcBorders>
            <w:shd w:val="clear" w:color="auto" w:fill="F7F7F7"/>
            <w:tcMar>
              <w:top w:w="75" w:type="dxa"/>
              <w:left w:w="75" w:type="dxa"/>
              <w:bottom w:w="75" w:type="dxa"/>
              <w:right w:w="75" w:type="dxa"/>
            </w:tcMar>
            <w:vAlign w:val="center"/>
            <w:hideMark/>
          </w:tcPr>
          <w:p w:rsidR="000D3B7B" w:rsidRDefault="000D3B7B">
            <w:pPr>
              <w:rPr>
                <w:rFonts w:ascii="Arial" w:hAnsi="Arial" w:cs="Arial"/>
                <w:color w:val="111111"/>
                <w:sz w:val="23"/>
                <w:szCs w:val="23"/>
              </w:rPr>
            </w:pPr>
            <w:hyperlink r:id="rId6" w:tooltip="See how to login as root user" w:history="1">
              <w:r>
                <w:rPr>
                  <w:rStyle w:val="Hyperlink"/>
                  <w:rFonts w:ascii="Arial" w:hAnsi="Arial" w:cs="Arial"/>
                  <w:color w:val="2692F0"/>
                  <w:sz w:val="23"/>
                  <w:szCs w:val="23"/>
                </w:rPr>
                <w:t>Yes</w:t>
              </w:r>
            </w:hyperlink>
          </w:p>
        </w:tc>
      </w:tr>
      <w:tr w:rsidR="000D3B7B" w:rsidTr="000D3B7B">
        <w:trPr>
          <w:tblCellSpacing w:w="15" w:type="dxa"/>
        </w:trPr>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bookmarkStart w:id="1" w:name="tutorial_difficulty_requirements"/>
            <w:bookmarkEnd w:id="0"/>
            <w:bookmarkEnd w:id="1"/>
            <w:r>
              <w:rPr>
                <w:rFonts w:ascii="Arial" w:hAnsi="Arial" w:cs="Arial"/>
                <w:color w:val="111111"/>
                <w:sz w:val="23"/>
                <w:szCs w:val="23"/>
              </w:rPr>
              <w:t>Requirements</w:t>
            </w:r>
          </w:p>
        </w:tc>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r>
              <w:rPr>
                <w:rFonts w:ascii="Arial" w:hAnsi="Arial" w:cs="Arial"/>
                <w:color w:val="111111"/>
                <w:sz w:val="23"/>
                <w:szCs w:val="23"/>
              </w:rPr>
              <w:t>Linux terminal</w:t>
            </w:r>
          </w:p>
        </w:tc>
      </w:tr>
      <w:tr w:rsidR="000D3B7B" w:rsidTr="000D3B7B">
        <w:trPr>
          <w:tblCellSpacing w:w="15" w:type="dxa"/>
        </w:trPr>
        <w:tc>
          <w:tcPr>
            <w:tcW w:w="0" w:type="auto"/>
            <w:tcBorders>
              <w:top w:val="single" w:sz="6" w:space="0" w:color="D1D1D1"/>
              <w:left w:val="single" w:sz="6" w:space="0" w:color="D1D1D1"/>
              <w:bottom w:val="single" w:sz="6" w:space="0" w:color="D1D1D1"/>
              <w:right w:val="single" w:sz="6" w:space="0" w:color="D1D1D1"/>
            </w:tcBorders>
            <w:shd w:val="clear" w:color="auto" w:fill="F7F7F7"/>
            <w:tcMar>
              <w:top w:w="75" w:type="dxa"/>
              <w:left w:w="75" w:type="dxa"/>
              <w:bottom w:w="75" w:type="dxa"/>
              <w:right w:w="75" w:type="dxa"/>
            </w:tcMar>
            <w:vAlign w:val="center"/>
            <w:hideMark/>
          </w:tcPr>
          <w:p w:rsidR="000D3B7B" w:rsidRDefault="000D3B7B">
            <w:pPr>
              <w:rPr>
                <w:rFonts w:ascii="Arial" w:hAnsi="Arial" w:cs="Arial"/>
                <w:color w:val="111111"/>
                <w:sz w:val="23"/>
                <w:szCs w:val="23"/>
              </w:rPr>
            </w:pPr>
            <w:r>
              <w:rPr>
                <w:rFonts w:ascii="Arial" w:hAnsi="Arial" w:cs="Arial"/>
                <w:color w:val="111111"/>
                <w:sz w:val="23"/>
                <w:szCs w:val="23"/>
              </w:rPr>
              <w:t>Category</w:t>
            </w:r>
          </w:p>
        </w:tc>
        <w:tc>
          <w:tcPr>
            <w:tcW w:w="0" w:type="auto"/>
            <w:tcBorders>
              <w:top w:val="single" w:sz="6" w:space="0" w:color="D1D1D1"/>
              <w:left w:val="single" w:sz="6" w:space="0" w:color="D1D1D1"/>
              <w:bottom w:val="single" w:sz="6" w:space="0" w:color="D1D1D1"/>
              <w:right w:val="single" w:sz="6" w:space="0" w:color="D1D1D1"/>
            </w:tcBorders>
            <w:shd w:val="clear" w:color="auto" w:fill="F7F7F7"/>
            <w:tcMar>
              <w:top w:w="75" w:type="dxa"/>
              <w:left w:w="75" w:type="dxa"/>
              <w:bottom w:w="75" w:type="dxa"/>
              <w:right w:w="75" w:type="dxa"/>
            </w:tcMar>
            <w:vAlign w:val="center"/>
            <w:hideMark/>
          </w:tcPr>
          <w:p w:rsidR="000D3B7B" w:rsidRDefault="000D3B7B">
            <w:pPr>
              <w:rPr>
                <w:rFonts w:ascii="Arial" w:hAnsi="Arial" w:cs="Arial"/>
                <w:color w:val="111111"/>
                <w:sz w:val="23"/>
                <w:szCs w:val="23"/>
              </w:rPr>
            </w:pPr>
            <w:hyperlink r:id="rId7" w:anchor="Package_Manager" w:tooltip="See ALL other tutorials in Package Manager category" w:history="1">
              <w:r>
                <w:rPr>
                  <w:rStyle w:val="Hyperlink"/>
                  <w:rFonts w:ascii="Arial" w:hAnsi="Arial" w:cs="Arial"/>
                  <w:color w:val="2692F0"/>
                  <w:sz w:val="23"/>
                  <w:szCs w:val="23"/>
                </w:rPr>
                <w:t>Package Manager</w:t>
              </w:r>
            </w:hyperlink>
          </w:p>
        </w:tc>
      </w:tr>
      <w:tr w:rsidR="000D3B7B" w:rsidTr="000D3B7B">
        <w:trPr>
          <w:tblCellSpacing w:w="15" w:type="dxa"/>
        </w:trPr>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bookmarkStart w:id="2" w:name="tutorial_os_compatibility"/>
            <w:bookmarkEnd w:id="2"/>
            <w:r>
              <w:rPr>
                <w:rFonts w:ascii="Arial" w:hAnsi="Arial" w:cs="Arial"/>
                <w:color w:val="111111"/>
                <w:sz w:val="23"/>
                <w:szCs w:val="23"/>
              </w:rPr>
              <w:t>OS compatibility</w:t>
            </w:r>
          </w:p>
        </w:tc>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r>
              <w:rPr>
                <w:rFonts w:ascii="Arial" w:hAnsi="Arial" w:cs="Arial"/>
                <w:color w:val="111111"/>
                <w:sz w:val="23"/>
                <w:szCs w:val="23"/>
              </w:rPr>
              <w:t>Alma </w:t>
            </w:r>
            <w:r>
              <w:rPr>
                <w:rFonts w:ascii="Arial" w:hAnsi="Arial" w:cs="Arial"/>
                <w:color w:val="828282"/>
                <w:sz w:val="23"/>
                <w:szCs w:val="23"/>
              </w:rPr>
              <w:t>•</w:t>
            </w:r>
            <w:r>
              <w:rPr>
                <w:rFonts w:ascii="Arial" w:hAnsi="Arial" w:cs="Arial"/>
                <w:color w:val="111111"/>
                <w:sz w:val="23"/>
                <w:szCs w:val="23"/>
              </w:rPr>
              <w:t> </w:t>
            </w:r>
            <w:hyperlink r:id="rId8" w:tooltip="See all CentOS Linux 6/7/x or older version tutorials" w:history="1">
              <w:r>
                <w:rPr>
                  <w:rStyle w:val="Hyperlink"/>
                  <w:rFonts w:ascii="Arial" w:hAnsi="Arial" w:cs="Arial"/>
                  <w:color w:val="2692F0"/>
                  <w:sz w:val="23"/>
                  <w:szCs w:val="23"/>
                </w:rPr>
                <w:t>CentOS</w:t>
              </w:r>
            </w:hyperlink>
            <w:r>
              <w:rPr>
                <w:rFonts w:ascii="Arial" w:hAnsi="Arial" w:cs="Arial"/>
                <w:color w:val="111111"/>
                <w:sz w:val="23"/>
                <w:szCs w:val="23"/>
              </w:rPr>
              <w:t> </w:t>
            </w:r>
            <w:r>
              <w:rPr>
                <w:rFonts w:ascii="Arial" w:hAnsi="Arial" w:cs="Arial"/>
                <w:color w:val="828282"/>
                <w:sz w:val="23"/>
                <w:szCs w:val="23"/>
              </w:rPr>
              <w:t>•</w:t>
            </w:r>
            <w:r>
              <w:rPr>
                <w:rFonts w:ascii="Arial" w:hAnsi="Arial" w:cs="Arial"/>
                <w:color w:val="111111"/>
                <w:sz w:val="23"/>
                <w:szCs w:val="23"/>
              </w:rPr>
              <w:t> </w:t>
            </w:r>
            <w:hyperlink r:id="rId9" w:tooltip="See all Fedora Linux Enterprise tutorials" w:history="1">
              <w:r>
                <w:rPr>
                  <w:rStyle w:val="Hyperlink"/>
                  <w:rFonts w:ascii="Arial" w:hAnsi="Arial" w:cs="Arial"/>
                  <w:color w:val="2692F0"/>
                  <w:sz w:val="23"/>
                  <w:szCs w:val="23"/>
                </w:rPr>
                <w:t>Fedora</w:t>
              </w:r>
            </w:hyperlink>
            <w:r>
              <w:rPr>
                <w:rFonts w:ascii="Arial" w:hAnsi="Arial" w:cs="Arial"/>
                <w:color w:val="111111"/>
                <w:sz w:val="23"/>
                <w:szCs w:val="23"/>
              </w:rPr>
              <w:t> </w:t>
            </w:r>
            <w:r>
              <w:rPr>
                <w:rFonts w:ascii="Arial" w:hAnsi="Arial" w:cs="Arial"/>
                <w:color w:val="828282"/>
                <w:sz w:val="23"/>
                <w:szCs w:val="23"/>
              </w:rPr>
              <w:t>•</w:t>
            </w:r>
            <w:r>
              <w:rPr>
                <w:rFonts w:ascii="Arial" w:hAnsi="Arial" w:cs="Arial"/>
                <w:color w:val="111111"/>
                <w:sz w:val="23"/>
                <w:szCs w:val="23"/>
              </w:rPr>
              <w:t> </w:t>
            </w:r>
            <w:hyperlink r:id="rId10" w:tooltip="See all RHEL (Red Hat Enterprise Linux) tutorials" w:history="1">
              <w:r>
                <w:rPr>
                  <w:rStyle w:val="Hyperlink"/>
                  <w:rFonts w:ascii="Arial" w:hAnsi="Arial" w:cs="Arial"/>
                  <w:color w:val="2692F0"/>
                  <w:sz w:val="23"/>
                  <w:szCs w:val="23"/>
                </w:rPr>
                <w:t>RHEL</w:t>
              </w:r>
            </w:hyperlink>
            <w:r>
              <w:rPr>
                <w:rFonts w:ascii="Arial" w:hAnsi="Arial" w:cs="Arial"/>
                <w:color w:val="111111"/>
                <w:sz w:val="23"/>
                <w:szCs w:val="23"/>
              </w:rPr>
              <w:t> </w:t>
            </w:r>
            <w:r>
              <w:rPr>
                <w:rFonts w:ascii="Arial" w:hAnsi="Arial" w:cs="Arial"/>
                <w:color w:val="828282"/>
                <w:sz w:val="23"/>
                <w:szCs w:val="23"/>
              </w:rPr>
              <w:t>•</w:t>
            </w:r>
            <w:r>
              <w:rPr>
                <w:rFonts w:ascii="Arial" w:hAnsi="Arial" w:cs="Arial"/>
                <w:color w:val="111111"/>
                <w:sz w:val="23"/>
                <w:szCs w:val="23"/>
              </w:rPr>
              <w:t> Rocky </w:t>
            </w:r>
            <w:r>
              <w:rPr>
                <w:rFonts w:ascii="Arial" w:hAnsi="Arial" w:cs="Arial"/>
                <w:color w:val="828282"/>
                <w:sz w:val="23"/>
                <w:szCs w:val="23"/>
              </w:rPr>
              <w:t>•</w:t>
            </w:r>
            <w:r>
              <w:rPr>
                <w:rFonts w:ascii="Arial" w:hAnsi="Arial" w:cs="Arial"/>
                <w:color w:val="111111"/>
                <w:sz w:val="23"/>
                <w:szCs w:val="23"/>
              </w:rPr>
              <w:t> </w:t>
            </w:r>
            <w:hyperlink r:id="rId11" w:tooltip="See all CentOS Stream Linux tutorials" w:history="1">
              <w:r>
                <w:rPr>
                  <w:rStyle w:val="Hyperlink"/>
                  <w:rFonts w:ascii="Arial" w:hAnsi="Arial" w:cs="Arial"/>
                  <w:color w:val="2692F0"/>
                  <w:sz w:val="23"/>
                  <w:szCs w:val="23"/>
                </w:rPr>
                <w:t>Stream</w:t>
              </w:r>
            </w:hyperlink>
          </w:p>
        </w:tc>
      </w:tr>
      <w:tr w:rsidR="000D3B7B" w:rsidTr="000D3B7B">
        <w:trPr>
          <w:tblCellSpacing w:w="15" w:type="dxa"/>
        </w:trPr>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bookmarkStart w:id="3" w:name="tutorial_est_reading_time"/>
            <w:bookmarkEnd w:id="3"/>
            <w:r>
              <w:rPr>
                <w:rFonts w:ascii="Arial" w:hAnsi="Arial" w:cs="Arial"/>
                <w:color w:val="111111"/>
                <w:sz w:val="23"/>
                <w:szCs w:val="23"/>
              </w:rPr>
              <w:t>Est. reading time</w:t>
            </w:r>
          </w:p>
        </w:tc>
        <w:tc>
          <w:tcPr>
            <w:tcW w:w="0" w:type="auto"/>
            <w:tcBorders>
              <w:top w:val="single" w:sz="6" w:space="0" w:color="D1D1D1"/>
              <w:left w:val="single" w:sz="6" w:space="0" w:color="D1D1D1"/>
              <w:bottom w:val="single" w:sz="6" w:space="0" w:color="D1D1D1"/>
              <w:right w:val="single" w:sz="6" w:space="0" w:color="D1D1D1"/>
            </w:tcBorders>
            <w:tcMar>
              <w:top w:w="75" w:type="dxa"/>
              <w:left w:w="75" w:type="dxa"/>
              <w:bottom w:w="75" w:type="dxa"/>
              <w:right w:w="75" w:type="dxa"/>
            </w:tcMar>
            <w:vAlign w:val="center"/>
            <w:hideMark/>
          </w:tcPr>
          <w:p w:rsidR="000D3B7B" w:rsidRDefault="000D3B7B">
            <w:pPr>
              <w:rPr>
                <w:rFonts w:ascii="Arial" w:hAnsi="Arial" w:cs="Arial"/>
                <w:color w:val="111111"/>
                <w:sz w:val="23"/>
                <w:szCs w:val="23"/>
              </w:rPr>
            </w:pPr>
            <w:r>
              <w:rPr>
                <w:rFonts w:ascii="Arial" w:hAnsi="Arial" w:cs="Arial"/>
                <w:color w:val="111111"/>
                <w:sz w:val="23"/>
                <w:szCs w:val="23"/>
              </w:rPr>
              <w:t>7 minutes</w:t>
            </w:r>
          </w:p>
        </w:tc>
      </w:tr>
    </w:tbl>
    <w:p w:rsidR="000D3B7B" w:rsidRDefault="000D3B7B" w:rsidP="000D3B7B">
      <w:pPr>
        <w:shd w:val="clear" w:color="auto" w:fill="F7F7F7"/>
        <w:rPr>
          <w:ins w:id="4" w:author="Unknown"/>
          <w:rFonts w:ascii="Arial" w:hAnsi="Arial" w:cs="Arial"/>
          <w:color w:val="111111"/>
          <w:sz w:val="27"/>
          <w:szCs w:val="27"/>
        </w:rPr>
      </w:pPr>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t>How to check installed packages in CentOS</w:t>
      </w:r>
    </w:p>
    <w:p w:rsidR="000D3B7B" w:rsidRDefault="000D3B7B" w:rsidP="000D3B7B">
      <w:pPr>
        <w:pStyle w:val="NormalWeb"/>
        <w:spacing w:before="0" w:beforeAutospacing="0" w:after="450" w:afterAutospacing="0"/>
        <w:rPr>
          <w:rFonts w:ascii="Arial" w:hAnsi="Arial" w:cs="Arial"/>
          <w:color w:val="111111"/>
          <w:sz w:val="27"/>
          <w:szCs w:val="27"/>
        </w:rPr>
      </w:pPr>
      <w:r>
        <w:rPr>
          <w:rFonts w:ascii="Arial" w:hAnsi="Arial" w:cs="Arial"/>
          <w:color w:val="111111"/>
          <w:sz w:val="27"/>
          <w:szCs w:val="27"/>
        </w:rPr>
        <w:t>The procedure is as follows to list installed packages:</w:t>
      </w:r>
    </w:p>
    <w:p w:rsidR="000D3B7B" w:rsidRDefault="000D3B7B" w:rsidP="000D3B7B">
      <w:pPr>
        <w:numPr>
          <w:ilvl w:val="0"/>
          <w:numId w:val="2"/>
        </w:numPr>
        <w:spacing w:after="180" w:line="240" w:lineRule="auto"/>
        <w:ind w:left="450"/>
        <w:rPr>
          <w:rFonts w:ascii="Arial" w:hAnsi="Arial" w:cs="Arial"/>
          <w:color w:val="111111"/>
          <w:sz w:val="27"/>
          <w:szCs w:val="27"/>
        </w:rPr>
      </w:pPr>
      <w:r>
        <w:rPr>
          <w:rFonts w:ascii="Arial" w:hAnsi="Arial" w:cs="Arial"/>
          <w:color w:val="111111"/>
          <w:sz w:val="27"/>
          <w:szCs w:val="27"/>
        </w:rPr>
        <w:lastRenderedPageBreak/>
        <w:t>Open the terminal app.</w:t>
      </w:r>
    </w:p>
    <w:p w:rsidR="000D3B7B" w:rsidRDefault="000D3B7B" w:rsidP="000D3B7B">
      <w:pPr>
        <w:numPr>
          <w:ilvl w:val="0"/>
          <w:numId w:val="2"/>
        </w:numPr>
        <w:spacing w:after="0" w:line="240" w:lineRule="auto"/>
        <w:ind w:left="450"/>
        <w:rPr>
          <w:rFonts w:ascii="Arial" w:hAnsi="Arial" w:cs="Arial"/>
          <w:color w:val="111111"/>
          <w:sz w:val="27"/>
          <w:szCs w:val="27"/>
        </w:rPr>
      </w:pPr>
      <w:r>
        <w:rPr>
          <w:rFonts w:ascii="Arial" w:hAnsi="Arial" w:cs="Arial"/>
          <w:color w:val="111111"/>
          <w:sz w:val="27"/>
          <w:szCs w:val="27"/>
        </w:rPr>
        <w:t xml:space="preserve">For remote server log in using the </w:t>
      </w:r>
      <w:proofErr w:type="spellStart"/>
      <w:r>
        <w:rPr>
          <w:rFonts w:ascii="Arial" w:hAnsi="Arial" w:cs="Arial"/>
          <w:color w:val="111111"/>
          <w:sz w:val="27"/>
          <w:szCs w:val="27"/>
        </w:rPr>
        <w:t>ssh</w:t>
      </w:r>
      <w:proofErr w:type="spellEnd"/>
      <w:r>
        <w:rPr>
          <w:rFonts w:ascii="Arial" w:hAnsi="Arial" w:cs="Arial"/>
          <w:color w:val="111111"/>
          <w:sz w:val="27"/>
          <w:szCs w:val="27"/>
        </w:rPr>
        <w:t xml:space="preserve"> command: </w:t>
      </w:r>
      <w:proofErr w:type="spellStart"/>
      <w:r>
        <w:rPr>
          <w:rStyle w:val="Strong"/>
          <w:rFonts w:ascii="Consolas" w:hAnsi="Consolas" w:cs="Courier New"/>
          <w:color w:val="4E4E4E"/>
          <w:sz w:val="21"/>
          <w:szCs w:val="21"/>
          <w:bdr w:val="single" w:sz="6" w:space="3" w:color="CCCCCC" w:frame="1"/>
          <w:shd w:val="clear" w:color="auto" w:fill="F7F7F7"/>
        </w:rPr>
        <w:t>ssh</w:t>
      </w:r>
      <w:proofErr w:type="spellEnd"/>
      <w:r>
        <w:rPr>
          <w:rStyle w:val="Strong"/>
          <w:rFonts w:ascii="Consolas" w:hAnsi="Consolas" w:cs="Courier New"/>
          <w:color w:val="4E4E4E"/>
          <w:sz w:val="21"/>
          <w:szCs w:val="21"/>
          <w:bdr w:val="single" w:sz="6" w:space="3" w:color="CCCCCC" w:frame="1"/>
          <w:shd w:val="clear" w:color="auto" w:fill="F7F7F7"/>
        </w:rPr>
        <w:t xml:space="preserve"> </w:t>
      </w:r>
      <w:proofErr w:type="spellStart"/>
      <w:r>
        <w:rPr>
          <w:rStyle w:val="Strong"/>
          <w:rFonts w:ascii="Consolas" w:hAnsi="Consolas" w:cs="Courier New"/>
          <w:color w:val="4E4E4E"/>
          <w:sz w:val="21"/>
          <w:szCs w:val="21"/>
          <w:bdr w:val="single" w:sz="6" w:space="3" w:color="CCCCCC" w:frame="1"/>
          <w:shd w:val="clear" w:color="auto" w:fill="F7F7F7"/>
        </w:rPr>
        <w:t>user@centos-linux-server-IP-here</w:t>
      </w:r>
      <w:proofErr w:type="spellEnd"/>
    </w:p>
    <w:p w:rsidR="000D3B7B" w:rsidRDefault="000D3B7B" w:rsidP="000D3B7B">
      <w:pPr>
        <w:numPr>
          <w:ilvl w:val="0"/>
          <w:numId w:val="2"/>
        </w:numPr>
        <w:spacing w:after="0" w:line="240" w:lineRule="auto"/>
        <w:ind w:left="450"/>
        <w:rPr>
          <w:rFonts w:ascii="Arial" w:hAnsi="Arial" w:cs="Arial"/>
          <w:color w:val="111111"/>
          <w:sz w:val="27"/>
          <w:szCs w:val="27"/>
        </w:rPr>
      </w:pPr>
      <w:r>
        <w:rPr>
          <w:rFonts w:ascii="Arial" w:hAnsi="Arial" w:cs="Arial"/>
          <w:color w:val="111111"/>
          <w:sz w:val="27"/>
          <w:szCs w:val="27"/>
        </w:rPr>
        <w:t>Show information about all installed packages on CentOS, run: </w:t>
      </w:r>
      <w:proofErr w:type="spellStart"/>
      <w:r>
        <w:rPr>
          <w:rStyle w:val="Strong"/>
          <w:rFonts w:ascii="Consolas" w:hAnsi="Consolas" w:cs="Courier New"/>
          <w:color w:val="4E4E4E"/>
          <w:sz w:val="21"/>
          <w:szCs w:val="21"/>
          <w:bdr w:val="single" w:sz="6" w:space="3" w:color="CCCCCC" w:frame="1"/>
          <w:shd w:val="clear" w:color="auto" w:fill="F7F7F7"/>
        </w:rPr>
        <w:t>sudo</w:t>
      </w:r>
      <w:proofErr w:type="spellEnd"/>
      <w:r>
        <w:rPr>
          <w:rStyle w:val="Strong"/>
          <w:rFonts w:ascii="Consolas" w:hAnsi="Consolas" w:cs="Courier New"/>
          <w:color w:val="4E4E4E"/>
          <w:sz w:val="21"/>
          <w:szCs w:val="21"/>
          <w:bdr w:val="single" w:sz="6" w:space="3" w:color="CCCCCC" w:frame="1"/>
          <w:shd w:val="clear" w:color="auto" w:fill="F7F7F7"/>
        </w:rPr>
        <w:t xml:space="preserve"> yum list installed</w:t>
      </w:r>
    </w:p>
    <w:p w:rsidR="000D3B7B" w:rsidRDefault="000D3B7B" w:rsidP="000D3B7B">
      <w:pPr>
        <w:numPr>
          <w:ilvl w:val="0"/>
          <w:numId w:val="2"/>
        </w:numPr>
        <w:spacing w:after="0" w:line="240" w:lineRule="auto"/>
        <w:ind w:left="450"/>
        <w:rPr>
          <w:rFonts w:ascii="Arial" w:hAnsi="Arial" w:cs="Arial"/>
          <w:color w:val="111111"/>
          <w:sz w:val="27"/>
          <w:szCs w:val="27"/>
        </w:rPr>
      </w:pPr>
      <w:r>
        <w:rPr>
          <w:rFonts w:ascii="Arial" w:hAnsi="Arial" w:cs="Arial"/>
          <w:color w:val="111111"/>
          <w:sz w:val="27"/>
          <w:szCs w:val="27"/>
        </w:rPr>
        <w:t>To count all installed packages run: </w:t>
      </w:r>
      <w:proofErr w:type="spellStart"/>
      <w:r>
        <w:rPr>
          <w:rStyle w:val="Strong"/>
          <w:rFonts w:ascii="Consolas" w:hAnsi="Consolas" w:cs="Courier New"/>
          <w:color w:val="4E4E4E"/>
          <w:sz w:val="21"/>
          <w:szCs w:val="21"/>
          <w:bdr w:val="single" w:sz="6" w:space="3" w:color="CCCCCC" w:frame="1"/>
          <w:shd w:val="clear" w:color="auto" w:fill="F7F7F7"/>
        </w:rPr>
        <w:t>sudo</w:t>
      </w:r>
      <w:proofErr w:type="spellEnd"/>
      <w:r>
        <w:rPr>
          <w:rStyle w:val="Strong"/>
          <w:rFonts w:ascii="Consolas" w:hAnsi="Consolas" w:cs="Courier New"/>
          <w:color w:val="4E4E4E"/>
          <w:sz w:val="21"/>
          <w:szCs w:val="21"/>
          <w:bdr w:val="single" w:sz="6" w:space="3" w:color="CCCCCC" w:frame="1"/>
          <w:shd w:val="clear" w:color="auto" w:fill="F7F7F7"/>
        </w:rPr>
        <w:t xml:space="preserve"> yum list installed | </w:t>
      </w:r>
      <w:proofErr w:type="spellStart"/>
      <w:r>
        <w:rPr>
          <w:rStyle w:val="Strong"/>
          <w:rFonts w:ascii="Consolas" w:hAnsi="Consolas" w:cs="Courier New"/>
          <w:color w:val="4E4E4E"/>
          <w:sz w:val="21"/>
          <w:szCs w:val="21"/>
          <w:bdr w:val="single" w:sz="6" w:space="3" w:color="CCCCCC" w:frame="1"/>
          <w:shd w:val="clear" w:color="auto" w:fill="F7F7F7"/>
        </w:rPr>
        <w:t>wc</w:t>
      </w:r>
      <w:proofErr w:type="spellEnd"/>
      <w:r>
        <w:rPr>
          <w:rStyle w:val="Strong"/>
          <w:rFonts w:ascii="Consolas" w:hAnsi="Consolas" w:cs="Courier New"/>
          <w:color w:val="4E4E4E"/>
          <w:sz w:val="21"/>
          <w:szCs w:val="21"/>
          <w:bdr w:val="single" w:sz="6" w:space="3" w:color="CCCCCC" w:frame="1"/>
          <w:shd w:val="clear" w:color="auto" w:fill="F7F7F7"/>
        </w:rPr>
        <w:t xml:space="preserve"> -l</w:t>
      </w:r>
    </w:p>
    <w:p w:rsidR="000D3B7B" w:rsidRDefault="000D3B7B" w:rsidP="000D3B7B">
      <w:pPr>
        <w:numPr>
          <w:ilvl w:val="0"/>
          <w:numId w:val="2"/>
        </w:numPr>
        <w:spacing w:after="0" w:line="240" w:lineRule="auto"/>
        <w:ind w:left="450"/>
        <w:rPr>
          <w:rFonts w:ascii="Arial" w:hAnsi="Arial" w:cs="Arial"/>
          <w:color w:val="111111"/>
          <w:sz w:val="27"/>
          <w:szCs w:val="27"/>
        </w:rPr>
      </w:pPr>
      <w:r>
        <w:rPr>
          <w:rFonts w:ascii="Arial" w:hAnsi="Arial" w:cs="Arial"/>
          <w:color w:val="111111"/>
          <w:sz w:val="27"/>
          <w:szCs w:val="27"/>
        </w:rPr>
        <w:t>Want to save all installed packages names in a file? Try: </w:t>
      </w:r>
      <w:proofErr w:type="spellStart"/>
      <w:r>
        <w:rPr>
          <w:rStyle w:val="Strong"/>
          <w:rFonts w:ascii="Consolas" w:hAnsi="Consolas" w:cs="Courier New"/>
          <w:color w:val="4E4E4E"/>
          <w:sz w:val="21"/>
          <w:szCs w:val="21"/>
          <w:bdr w:val="single" w:sz="6" w:space="3" w:color="CCCCCC" w:frame="1"/>
          <w:shd w:val="clear" w:color="auto" w:fill="F7F7F7"/>
        </w:rPr>
        <w:t>sudo</w:t>
      </w:r>
      <w:proofErr w:type="spellEnd"/>
      <w:r>
        <w:rPr>
          <w:rStyle w:val="Strong"/>
          <w:rFonts w:ascii="Consolas" w:hAnsi="Consolas" w:cs="Courier New"/>
          <w:color w:val="4E4E4E"/>
          <w:sz w:val="21"/>
          <w:szCs w:val="21"/>
          <w:bdr w:val="single" w:sz="6" w:space="3" w:color="CCCCCC" w:frame="1"/>
          <w:shd w:val="clear" w:color="auto" w:fill="F7F7F7"/>
        </w:rPr>
        <w:t xml:space="preserve"> yum list installed &gt; my_list.txt</w:t>
      </w:r>
    </w:p>
    <w:p w:rsidR="000D3B7B" w:rsidRDefault="000D3B7B" w:rsidP="000D3B7B">
      <w:pPr>
        <w:numPr>
          <w:ilvl w:val="0"/>
          <w:numId w:val="2"/>
        </w:numPr>
        <w:spacing w:after="0" w:line="240" w:lineRule="auto"/>
        <w:ind w:left="450"/>
        <w:rPr>
          <w:rFonts w:ascii="Arial" w:hAnsi="Arial" w:cs="Arial"/>
          <w:color w:val="111111"/>
          <w:sz w:val="27"/>
          <w:szCs w:val="27"/>
        </w:rPr>
      </w:pPr>
      <w:r>
        <w:rPr>
          <w:rFonts w:ascii="Arial" w:hAnsi="Arial" w:cs="Arial"/>
          <w:color w:val="111111"/>
          <w:sz w:val="27"/>
          <w:szCs w:val="27"/>
        </w:rPr>
        <w:t>Execute the command </w:t>
      </w:r>
      <w:proofErr w:type="spellStart"/>
      <w:r>
        <w:rPr>
          <w:rStyle w:val="Strong"/>
          <w:rFonts w:ascii="Consolas" w:hAnsi="Consolas" w:cs="Courier New"/>
          <w:color w:val="4E4E4E"/>
          <w:sz w:val="21"/>
          <w:szCs w:val="21"/>
          <w:bdr w:val="single" w:sz="6" w:space="3" w:color="CCCCCC" w:frame="1"/>
          <w:shd w:val="clear" w:color="auto" w:fill="F7F7F7"/>
        </w:rPr>
        <w:t>sudo</w:t>
      </w:r>
      <w:proofErr w:type="spellEnd"/>
      <w:r>
        <w:rPr>
          <w:rStyle w:val="Strong"/>
          <w:rFonts w:ascii="Consolas" w:hAnsi="Consolas" w:cs="Courier New"/>
          <w:color w:val="4E4E4E"/>
          <w:sz w:val="21"/>
          <w:szCs w:val="21"/>
          <w:bdr w:val="single" w:sz="6" w:space="3" w:color="CCCCCC" w:frame="1"/>
          <w:shd w:val="clear" w:color="auto" w:fill="F7F7F7"/>
        </w:rPr>
        <w:t xml:space="preserve"> yum update</w:t>
      </w:r>
      <w:r>
        <w:rPr>
          <w:rFonts w:ascii="Arial" w:hAnsi="Arial" w:cs="Arial"/>
          <w:color w:val="111111"/>
          <w:sz w:val="27"/>
          <w:szCs w:val="27"/>
        </w:rPr>
        <w:t> to refresh package database and install updates if any.</w:t>
      </w:r>
    </w:p>
    <w:p w:rsidR="000D3B7B" w:rsidRDefault="000D3B7B" w:rsidP="000D3B7B">
      <w:pPr>
        <w:pStyle w:val="NormalWeb"/>
        <w:spacing w:before="0" w:beforeAutospacing="0" w:after="450" w:afterAutospacing="0"/>
        <w:rPr>
          <w:rFonts w:ascii="Arial" w:hAnsi="Arial" w:cs="Arial"/>
          <w:color w:val="111111"/>
          <w:sz w:val="27"/>
          <w:szCs w:val="27"/>
        </w:rPr>
      </w:pPr>
      <w:r>
        <w:rPr>
          <w:rFonts w:ascii="Arial" w:hAnsi="Arial" w:cs="Arial"/>
          <w:color w:val="111111"/>
          <w:sz w:val="27"/>
          <w:szCs w:val="27"/>
        </w:rPr>
        <w:t>Let us see all commands and examples in details.</w:t>
      </w:r>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t>Check and list installed packages with yum command</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 xml:space="preserve">From the </w:t>
      </w:r>
      <w:proofErr w:type="spellStart"/>
      <w:r>
        <w:rPr>
          <w:rFonts w:ascii="Arial" w:hAnsi="Arial" w:cs="Arial"/>
          <w:color w:val="111111"/>
          <w:sz w:val="27"/>
          <w:szCs w:val="27"/>
        </w:rPr>
        <w:t>dnf</w:t>
      </w:r>
      <w:proofErr w:type="spellEnd"/>
      <w:r>
        <w:rPr>
          <w:rFonts w:ascii="Arial" w:hAnsi="Arial" w:cs="Arial"/>
          <w:color w:val="111111"/>
          <w:sz w:val="27"/>
          <w:szCs w:val="27"/>
        </w:rPr>
        <w:t>/yum man </w:t>
      </w:r>
      <w:hyperlink r:id="rId12" w:anchor="list-command" w:tgtFrame="_blank" w:history="1">
        <w:r>
          <w:rPr>
            <w:rStyle w:val="Hyperlink"/>
            <w:rFonts w:ascii="Arial" w:eastAsiaTheme="majorEastAsia" w:hAnsi="Arial" w:cs="Arial"/>
            <w:color w:val="2692F0"/>
            <w:sz w:val="27"/>
            <w:szCs w:val="27"/>
          </w:rPr>
          <w:t>page</w:t>
        </w:r>
      </w:hyperlink>
      <w:r>
        <w:rPr>
          <w:rFonts w:ascii="Arial" w:hAnsi="Arial" w:cs="Arial"/>
          <w:color w:val="111111"/>
          <w:sz w:val="27"/>
          <w:szCs w:val="27"/>
        </w:rPr>
        <w:t>:</w:t>
      </w:r>
    </w:p>
    <w:p w:rsidR="000D3B7B" w:rsidRDefault="000D3B7B" w:rsidP="000D3B7B">
      <w:pPr>
        <w:pStyle w:val="NormalWeb"/>
        <w:spacing w:before="0" w:beforeAutospacing="0" w:after="0" w:afterAutospacing="0"/>
        <w:rPr>
          <w:rFonts w:ascii="Arial" w:hAnsi="Arial" w:cs="Arial"/>
          <w:color w:val="828282"/>
          <w:sz w:val="27"/>
          <w:szCs w:val="27"/>
        </w:rPr>
      </w:pPr>
      <w:r>
        <w:rPr>
          <w:rFonts w:ascii="Arial" w:hAnsi="Arial" w:cs="Arial"/>
          <w:color w:val="828282"/>
          <w:sz w:val="27"/>
          <w:szCs w:val="27"/>
        </w:rPr>
        <w:t xml:space="preserve">The list command dumps </w:t>
      </w:r>
      <w:proofErr w:type="gramStart"/>
      <w:r>
        <w:rPr>
          <w:rFonts w:ascii="Arial" w:hAnsi="Arial" w:cs="Arial"/>
          <w:color w:val="828282"/>
          <w:sz w:val="27"/>
          <w:szCs w:val="27"/>
        </w:rPr>
        <w:t>lists</w:t>
      </w:r>
      <w:proofErr w:type="gramEnd"/>
      <w:r>
        <w:rPr>
          <w:rFonts w:ascii="Arial" w:hAnsi="Arial" w:cs="Arial"/>
          <w:color w:val="828282"/>
          <w:sz w:val="27"/>
          <w:szCs w:val="27"/>
        </w:rPr>
        <w:t xml:space="preserve"> of packages depending on the packages’ relation to the system. A package is installed if it is present in the RPMDB, and it is available if it is not installed but it is present in a repository that DNF knows about. The list command can also limit the displayed packages according to other criteria, e.g. to only those that update an installed package. The exclude option in configuration file </w:t>
      </w:r>
      <w:proofErr w:type="gramStart"/>
      <w:r>
        <w:rPr>
          <w:rFonts w:ascii="Arial" w:hAnsi="Arial" w:cs="Arial"/>
          <w:color w:val="828282"/>
          <w:sz w:val="27"/>
          <w:szCs w:val="27"/>
        </w:rPr>
        <w:t>(.</w:t>
      </w:r>
      <w:proofErr w:type="spellStart"/>
      <w:r>
        <w:rPr>
          <w:rFonts w:ascii="Arial" w:hAnsi="Arial" w:cs="Arial"/>
          <w:color w:val="828282"/>
          <w:sz w:val="27"/>
          <w:szCs w:val="27"/>
        </w:rPr>
        <w:t>conf</w:t>
      </w:r>
      <w:proofErr w:type="spellEnd"/>
      <w:proofErr w:type="gramEnd"/>
      <w:r>
        <w:rPr>
          <w:rFonts w:ascii="Arial" w:hAnsi="Arial" w:cs="Arial"/>
          <w:color w:val="828282"/>
          <w:sz w:val="27"/>
          <w:szCs w:val="27"/>
        </w:rPr>
        <w:t>) might influence the result, but if the command line option –</w:t>
      </w:r>
      <w:proofErr w:type="spellStart"/>
      <w:r>
        <w:rPr>
          <w:rFonts w:ascii="Arial" w:hAnsi="Arial" w:cs="Arial"/>
          <w:color w:val="828282"/>
          <w:sz w:val="27"/>
          <w:szCs w:val="27"/>
        </w:rPr>
        <w:t>disableexcludes</w:t>
      </w:r>
      <w:proofErr w:type="spellEnd"/>
      <w:r>
        <w:rPr>
          <w:rFonts w:ascii="Arial" w:hAnsi="Arial" w:cs="Arial"/>
          <w:color w:val="828282"/>
          <w:sz w:val="27"/>
          <w:szCs w:val="27"/>
        </w:rPr>
        <w:t xml:space="preserve"> is used, it ensure that all installed packages will be listed.</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Hence, to lists installed packages on CentOS, type the following </w:t>
      </w:r>
      <w:hyperlink r:id="rId13" w:tooltip="How to use yum command on CentOS/RHEL" w:history="1">
        <w:r>
          <w:rPr>
            <w:rStyle w:val="Hyperlink"/>
            <w:rFonts w:ascii="Arial" w:eastAsiaTheme="majorEastAsia" w:hAnsi="Arial" w:cs="Arial"/>
            <w:color w:val="2692F0"/>
            <w:sz w:val="27"/>
            <w:szCs w:val="27"/>
          </w:rPr>
          <w:t>yum command</w:t>
        </w:r>
      </w:hyperlink>
      <w:r>
        <w:rPr>
          <w:rFonts w:ascii="Arial" w:hAnsi="Arial" w:cs="Arial"/>
          <w:color w:val="111111"/>
          <w:sz w:val="27"/>
          <w:szCs w:val="27"/>
        </w:rPr>
        <w:t>:</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--installed</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--installed | more</w:t>
      </w:r>
      <w:r>
        <w:rPr>
          <w:rFonts w:ascii="Arial" w:hAnsi="Arial" w:cs="Arial"/>
          <w:color w:val="111111"/>
          <w:sz w:val="27"/>
          <w:szCs w:val="27"/>
        </w:rPr>
        <w:br/>
        <w:t>The above command may not work on an older version of CentOS, hence try:</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installed</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installed | more</w:t>
      </w:r>
    </w:p>
    <w:p w:rsidR="000D3B7B" w:rsidRDefault="000D3B7B" w:rsidP="000D3B7B">
      <w:pPr>
        <w:shd w:val="clear" w:color="auto" w:fill="FFFFFF"/>
        <w:jc w:val="center"/>
        <w:rPr>
          <w:rFonts w:ascii="Arial" w:hAnsi="Arial" w:cs="Arial"/>
          <w:color w:val="828282"/>
          <w:sz w:val="27"/>
          <w:szCs w:val="27"/>
        </w:rPr>
      </w:pPr>
      <w:r>
        <w:rPr>
          <w:rFonts w:ascii="Arial" w:hAnsi="Arial" w:cs="Arial"/>
          <w:noProof/>
          <w:color w:val="828282"/>
          <w:sz w:val="27"/>
          <w:szCs w:val="27"/>
        </w:rPr>
        <w:lastRenderedPageBreak/>
        <w:drawing>
          <wp:inline distT="0" distB="0" distL="0" distR="0">
            <wp:extent cx="5703570" cy="6523990"/>
            <wp:effectExtent l="0" t="0" r="0" b="0"/>
            <wp:docPr id="7" name="Picture 7" descr="Check installed packages in centos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ck installed packages in centos lin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3570" cy="6523990"/>
                    </a:xfrm>
                    <a:prstGeom prst="rect">
                      <a:avLst/>
                    </a:prstGeom>
                    <a:noFill/>
                    <a:ln>
                      <a:noFill/>
                    </a:ln>
                  </pic:spPr>
                </pic:pic>
              </a:graphicData>
            </a:graphic>
          </wp:inline>
        </w:drawing>
      </w:r>
    </w:p>
    <w:p w:rsidR="000D3B7B" w:rsidRDefault="000D3B7B" w:rsidP="000D3B7B">
      <w:pPr>
        <w:pStyle w:val="wp-caption-text"/>
        <w:shd w:val="clear" w:color="auto" w:fill="FFFFFF"/>
        <w:spacing w:before="0" w:beforeAutospacing="0" w:after="0" w:afterAutospacing="0" w:line="375" w:lineRule="atLeast"/>
        <w:jc w:val="center"/>
        <w:rPr>
          <w:rFonts w:ascii="Arial" w:hAnsi="Arial" w:cs="Arial"/>
          <w:color w:val="828282"/>
          <w:sz w:val="21"/>
          <w:szCs w:val="21"/>
        </w:rPr>
      </w:pPr>
      <w:r>
        <w:rPr>
          <w:rFonts w:ascii="Arial" w:hAnsi="Arial" w:cs="Arial"/>
          <w:color w:val="828282"/>
          <w:sz w:val="21"/>
          <w:szCs w:val="21"/>
        </w:rPr>
        <w:t>List all installed packages in CentOS Linux using yum</w:t>
      </w:r>
    </w:p>
    <w:p w:rsidR="000D3B7B" w:rsidRDefault="000D3B7B" w:rsidP="000D3B7B">
      <w:pPr>
        <w:rPr>
          <w:rFonts w:ascii="Times New Roman" w:hAnsi="Times New Roman" w:cs="Times New Roman"/>
          <w:sz w:val="24"/>
          <w:szCs w:val="24"/>
        </w:rPr>
      </w:pPr>
      <w:r>
        <w:rPr>
          <w:rFonts w:ascii="Arial" w:hAnsi="Arial" w:cs="Arial"/>
          <w:color w:val="111111"/>
          <w:sz w:val="27"/>
          <w:szCs w:val="27"/>
        </w:rPr>
        <w:t>One can use the </w:t>
      </w:r>
      <w:hyperlink r:id="rId15" w:tooltip="How to use grep command in Linux/ Unix with examples" w:history="1">
        <w:r>
          <w:rPr>
            <w:rStyle w:val="Hyperlink"/>
            <w:rFonts w:ascii="Arial" w:hAnsi="Arial" w:cs="Arial"/>
            <w:color w:val="2692F0"/>
            <w:sz w:val="27"/>
            <w:szCs w:val="27"/>
          </w:rPr>
          <w:t>grep command</w:t>
        </w:r>
      </w:hyperlink>
      <w:r>
        <w:rPr>
          <w:rFonts w:ascii="Arial" w:hAnsi="Arial" w:cs="Arial"/>
          <w:color w:val="111111"/>
          <w:sz w:val="27"/>
          <w:szCs w:val="27"/>
        </w:rPr>
        <w:t xml:space="preserve"> as filter too. For example, find out if </w:t>
      </w:r>
      <w:proofErr w:type="spellStart"/>
      <w:r>
        <w:rPr>
          <w:rFonts w:ascii="Arial" w:hAnsi="Arial" w:cs="Arial"/>
          <w:color w:val="111111"/>
          <w:sz w:val="27"/>
          <w:szCs w:val="27"/>
        </w:rPr>
        <w:t>nginx</w:t>
      </w:r>
      <w:proofErr w:type="spellEnd"/>
      <w:r>
        <w:rPr>
          <w:rFonts w:ascii="Arial" w:hAnsi="Arial" w:cs="Arial"/>
          <w:color w:val="111111"/>
          <w:sz w:val="27"/>
          <w:szCs w:val="27"/>
        </w:rPr>
        <w:t xml:space="preserve"> installed or not:</w:t>
      </w:r>
      <w:r>
        <w:rPr>
          <w:rFonts w:ascii="Arial" w:hAnsi="Arial" w:cs="Arial"/>
          <w:color w:val="111111"/>
          <w:sz w:val="27"/>
          <w:szCs w:val="27"/>
        </w:rPr>
        <w:br/>
      </w:r>
      <w:proofErr w:type="spellStart"/>
      <w:r>
        <w:rPr>
          <w:rStyle w:val="HTMLCode"/>
          <w:rFonts w:ascii="Consolas" w:eastAsiaTheme="minorHAnsi" w:hAnsi="Consolas"/>
          <w:color w:val="111111"/>
          <w:sz w:val="24"/>
          <w:szCs w:val="24"/>
        </w:rPr>
        <w:t>sudo</w:t>
      </w:r>
      <w:proofErr w:type="spellEnd"/>
      <w:r>
        <w:rPr>
          <w:rStyle w:val="HTMLCode"/>
          <w:rFonts w:ascii="Consolas" w:eastAsiaTheme="minorHAnsi" w:hAnsi="Consolas"/>
          <w:color w:val="111111"/>
          <w:sz w:val="24"/>
          <w:szCs w:val="24"/>
        </w:rPr>
        <w:t xml:space="preserve"> yum list --installed | grep </w:t>
      </w:r>
      <w:proofErr w:type="spellStart"/>
      <w:r>
        <w:rPr>
          <w:rStyle w:val="HTMLCode"/>
          <w:rFonts w:ascii="Consolas" w:eastAsiaTheme="minorHAnsi" w:hAnsi="Consolas"/>
          <w:color w:val="111111"/>
          <w:sz w:val="24"/>
          <w:szCs w:val="24"/>
        </w:rPr>
        <w:t>nginx</w:t>
      </w:r>
      <w:proofErr w:type="spellEnd"/>
      <w:r>
        <w:rPr>
          <w:rFonts w:ascii="Consolas" w:hAnsi="Consolas" w:cs="Courier New"/>
          <w:color w:val="111111"/>
        </w:rPr>
        <w:br/>
      </w:r>
      <w:r>
        <w:rPr>
          <w:rStyle w:val="HTMLCode"/>
          <w:rFonts w:ascii="Consolas" w:eastAsiaTheme="minorHAnsi" w:hAnsi="Consolas"/>
          <w:color w:val="999999"/>
          <w:sz w:val="24"/>
          <w:szCs w:val="24"/>
        </w:rPr>
        <w:t>## OR ##</w:t>
      </w:r>
      <w:r>
        <w:rPr>
          <w:rFonts w:ascii="Consolas" w:hAnsi="Consolas" w:cs="Courier New"/>
          <w:color w:val="111111"/>
        </w:rPr>
        <w:br/>
      </w:r>
      <w:r>
        <w:rPr>
          <w:rStyle w:val="HTMLCode"/>
          <w:rFonts w:ascii="Consolas" w:eastAsiaTheme="minorHAnsi" w:hAnsi="Consolas"/>
          <w:color w:val="111111"/>
          <w:sz w:val="24"/>
          <w:szCs w:val="24"/>
        </w:rPr>
        <w:t xml:space="preserve">yum list installed | grep </w:t>
      </w:r>
      <w:proofErr w:type="spellStart"/>
      <w:r>
        <w:rPr>
          <w:rStyle w:val="HTMLCode"/>
          <w:rFonts w:ascii="Consolas" w:eastAsiaTheme="minorHAnsi" w:hAnsi="Consolas"/>
          <w:color w:val="111111"/>
          <w:sz w:val="24"/>
          <w:szCs w:val="24"/>
        </w:rPr>
        <w:t>nginx</w:t>
      </w:r>
      <w:proofErr w:type="spellEnd"/>
      <w:r>
        <w:rPr>
          <w:rFonts w:ascii="Arial" w:hAnsi="Arial" w:cs="Arial"/>
          <w:color w:val="111111"/>
          <w:sz w:val="27"/>
          <w:szCs w:val="27"/>
        </w:rPr>
        <w:br/>
        <w:t xml:space="preserve">Want to lists extras packages installed on the system that are not available in </w:t>
      </w:r>
      <w:r>
        <w:rPr>
          <w:rFonts w:ascii="Arial" w:hAnsi="Arial" w:cs="Arial"/>
          <w:color w:val="111111"/>
          <w:sz w:val="27"/>
          <w:szCs w:val="27"/>
        </w:rPr>
        <w:lastRenderedPageBreak/>
        <w:t>any known repository? Try:</w:t>
      </w:r>
      <w:r>
        <w:rPr>
          <w:rFonts w:ascii="Arial" w:hAnsi="Arial" w:cs="Arial"/>
          <w:color w:val="111111"/>
          <w:sz w:val="27"/>
          <w:szCs w:val="27"/>
        </w:rPr>
        <w:br/>
      </w:r>
      <w:proofErr w:type="spellStart"/>
      <w:r>
        <w:rPr>
          <w:rStyle w:val="HTMLCode"/>
          <w:rFonts w:ascii="Consolas" w:eastAsiaTheme="minorHAnsi" w:hAnsi="Consolas"/>
          <w:color w:val="111111"/>
          <w:sz w:val="24"/>
          <w:szCs w:val="24"/>
        </w:rPr>
        <w:t>sudo</w:t>
      </w:r>
      <w:proofErr w:type="spellEnd"/>
      <w:r>
        <w:rPr>
          <w:rStyle w:val="HTMLCode"/>
          <w:rFonts w:ascii="Consolas" w:eastAsiaTheme="minorHAnsi" w:hAnsi="Consolas"/>
          <w:color w:val="111111"/>
          <w:sz w:val="24"/>
          <w:szCs w:val="24"/>
        </w:rPr>
        <w:t xml:space="preserve"> yum list --extras</w:t>
      </w:r>
      <w:r>
        <w:rPr>
          <w:rFonts w:ascii="Arial" w:hAnsi="Arial" w:cs="Arial"/>
          <w:color w:val="111111"/>
          <w:sz w:val="27"/>
          <w:szCs w:val="27"/>
        </w:rPr>
        <w:br/>
        <w:t>Sample outputs</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Last metadata expiration check: </w:t>
      </w:r>
      <w:r>
        <w:rPr>
          <w:rStyle w:val="nu0"/>
          <w:rFonts w:ascii="Consolas" w:hAnsi="Consolas"/>
          <w:color w:val="444444"/>
          <w:bdr w:val="none" w:sz="0" w:space="0" w:color="auto" w:frame="1"/>
        </w:rPr>
        <w:t>0</w:t>
      </w:r>
      <w:r>
        <w:rPr>
          <w:rFonts w:ascii="Consolas" w:hAnsi="Consolas"/>
          <w:color w:val="444444"/>
        </w:rPr>
        <w:t>:</w:t>
      </w:r>
      <w:r>
        <w:rPr>
          <w:rStyle w:val="nu0"/>
          <w:rFonts w:ascii="Consolas" w:hAnsi="Consolas"/>
          <w:color w:val="444444"/>
          <w:bdr w:val="none" w:sz="0" w:space="0" w:color="auto" w:frame="1"/>
        </w:rPr>
        <w:t>21</w:t>
      </w:r>
      <w:r>
        <w:rPr>
          <w:rFonts w:ascii="Consolas" w:hAnsi="Consolas"/>
          <w:color w:val="444444"/>
        </w:rPr>
        <w:t>:</w:t>
      </w:r>
      <w:r>
        <w:rPr>
          <w:rStyle w:val="nu0"/>
          <w:rFonts w:ascii="Consolas" w:hAnsi="Consolas"/>
          <w:color w:val="444444"/>
          <w:bdr w:val="none" w:sz="0" w:space="0" w:color="auto" w:frame="1"/>
        </w:rPr>
        <w:t>58</w:t>
      </w:r>
      <w:r>
        <w:rPr>
          <w:rFonts w:ascii="Consolas" w:hAnsi="Consolas"/>
          <w:color w:val="444444"/>
        </w:rPr>
        <w:t xml:space="preserve"> ago on Friday </w:t>
      </w:r>
      <w:r>
        <w:rPr>
          <w:rStyle w:val="nu0"/>
          <w:rFonts w:ascii="Consolas" w:hAnsi="Consolas"/>
          <w:color w:val="444444"/>
          <w:bdr w:val="none" w:sz="0" w:space="0" w:color="auto" w:frame="1"/>
        </w:rPr>
        <w:t>29</w:t>
      </w:r>
      <w:r>
        <w:rPr>
          <w:rFonts w:ascii="Consolas" w:hAnsi="Consolas"/>
          <w:color w:val="444444"/>
        </w:rPr>
        <w:t xml:space="preserve"> November </w:t>
      </w:r>
      <w:r>
        <w:rPr>
          <w:rStyle w:val="nu0"/>
          <w:rFonts w:ascii="Consolas" w:hAnsi="Consolas"/>
          <w:color w:val="444444"/>
          <w:bdr w:val="none" w:sz="0" w:space="0" w:color="auto" w:frame="1"/>
        </w:rPr>
        <w:t>2019</w:t>
      </w:r>
      <w:r>
        <w:rPr>
          <w:rFonts w:ascii="Consolas" w:hAnsi="Consolas"/>
          <w:color w:val="444444"/>
        </w:rPr>
        <w:t xml:space="preserve"> 05:</w:t>
      </w:r>
      <w:r>
        <w:rPr>
          <w:rStyle w:val="nu0"/>
          <w:rFonts w:ascii="Consolas" w:hAnsi="Consolas"/>
          <w:color w:val="444444"/>
          <w:bdr w:val="none" w:sz="0" w:space="0" w:color="auto" w:frame="1"/>
        </w:rPr>
        <w:t>19</w:t>
      </w:r>
      <w:r>
        <w:rPr>
          <w:rFonts w:ascii="Consolas" w:hAnsi="Consolas"/>
          <w:color w:val="444444"/>
        </w:rPr>
        <w:t>:</w:t>
      </w:r>
      <w:r>
        <w:rPr>
          <w:rStyle w:val="nu0"/>
          <w:rFonts w:ascii="Consolas" w:hAnsi="Consolas"/>
          <w:color w:val="444444"/>
          <w:bdr w:val="none" w:sz="0" w:space="0" w:color="auto" w:frame="1"/>
        </w:rPr>
        <w:t>57</w:t>
      </w:r>
      <w:r>
        <w:rPr>
          <w:rFonts w:ascii="Consolas" w:hAnsi="Consolas"/>
          <w:color w:val="444444"/>
        </w:rPr>
        <w:t xml:space="preserve"> PM UTC.</w:t>
      </w:r>
    </w:p>
    <w:p w:rsidR="000D3B7B" w:rsidRDefault="000D3B7B" w:rsidP="000D3B7B">
      <w:pPr>
        <w:pStyle w:val="HTMLPreformatted"/>
        <w:shd w:val="clear" w:color="auto" w:fill="FDFDFD"/>
        <w:rPr>
          <w:rFonts w:ascii="Consolas" w:hAnsi="Consolas"/>
          <w:color w:val="444444"/>
        </w:rPr>
      </w:pPr>
      <w:r>
        <w:rPr>
          <w:rFonts w:ascii="Consolas" w:hAnsi="Consolas"/>
          <w:color w:val="444444"/>
        </w:rPr>
        <w:t>Extra Packages</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qemu-guest-agent.x86_64            </w:t>
      </w:r>
      <w:r>
        <w:rPr>
          <w:rStyle w:val="nu0"/>
          <w:rFonts w:ascii="Consolas" w:hAnsi="Consolas"/>
          <w:color w:val="444444"/>
          <w:bdr w:val="none" w:sz="0" w:space="0" w:color="auto" w:frame="1"/>
        </w:rPr>
        <w:t>15</w:t>
      </w:r>
      <w:r>
        <w:rPr>
          <w:rFonts w:ascii="Consolas" w:hAnsi="Consolas"/>
          <w:color w:val="444444"/>
        </w:rPr>
        <w:t>:2.12.0-</w:t>
      </w:r>
      <w:proofErr w:type="gramStart"/>
      <w:r>
        <w:rPr>
          <w:rStyle w:val="nu0"/>
          <w:rFonts w:ascii="Consolas" w:hAnsi="Consolas"/>
          <w:color w:val="444444"/>
          <w:bdr w:val="none" w:sz="0" w:space="0" w:color="auto" w:frame="1"/>
        </w:rPr>
        <w:t>64</w:t>
      </w:r>
      <w:r>
        <w:rPr>
          <w:rFonts w:ascii="Consolas" w:hAnsi="Consolas"/>
          <w:color w:val="444444"/>
        </w:rPr>
        <w:t>.module</w:t>
      </w:r>
      <w:proofErr w:type="gramEnd"/>
      <w:r>
        <w:rPr>
          <w:rFonts w:ascii="Consolas" w:hAnsi="Consolas"/>
          <w:color w:val="444444"/>
        </w:rPr>
        <w:t>_el8.0.0+</w:t>
      </w:r>
      <w:r>
        <w:rPr>
          <w:rStyle w:val="nu0"/>
          <w:rFonts w:ascii="Consolas" w:hAnsi="Consolas"/>
          <w:color w:val="444444"/>
          <w:bdr w:val="none" w:sz="0" w:space="0" w:color="auto" w:frame="1"/>
        </w:rPr>
        <w:t>44</w:t>
      </w:r>
      <w:r>
        <w:rPr>
          <w:rFonts w:ascii="Consolas" w:hAnsi="Consolas"/>
          <w:color w:val="444444"/>
        </w:rPr>
        <w:t>+94c1b039.2             @</w:t>
      </w:r>
      <w:proofErr w:type="spellStart"/>
      <w:r>
        <w:rPr>
          <w:rFonts w:ascii="Consolas" w:hAnsi="Consolas"/>
          <w:color w:val="444444"/>
        </w:rPr>
        <w:t>AppStream</w:t>
      </w:r>
      <w:proofErr w:type="spellEnd"/>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Lists all packages known to us:</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--all</w:t>
      </w:r>
      <w:r>
        <w:rPr>
          <w:rFonts w:ascii="Arial" w:hAnsi="Arial" w:cs="Arial"/>
          <w:color w:val="111111"/>
          <w:sz w:val="27"/>
          <w:szCs w:val="27"/>
        </w:rPr>
        <w:br/>
        <w:t>Finally, show available packages, run:</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--available</w:t>
      </w:r>
      <w:r>
        <w:rPr>
          <w:rFonts w:ascii="Arial" w:hAnsi="Arial" w:cs="Arial"/>
          <w:color w:val="111111"/>
          <w:sz w:val="27"/>
          <w:szCs w:val="27"/>
        </w:rPr>
        <w:br/>
        <w:t xml:space="preserve">One can count all installed packages using the </w:t>
      </w:r>
      <w:proofErr w:type="spellStart"/>
      <w:r>
        <w:rPr>
          <w:rFonts w:ascii="Arial" w:hAnsi="Arial" w:cs="Arial"/>
          <w:color w:val="111111"/>
          <w:sz w:val="27"/>
          <w:szCs w:val="27"/>
        </w:rPr>
        <w:t>wc</w:t>
      </w:r>
      <w:proofErr w:type="spellEnd"/>
      <w:r>
        <w:rPr>
          <w:rFonts w:ascii="Arial" w:hAnsi="Arial" w:cs="Arial"/>
          <w:color w:val="111111"/>
          <w:sz w:val="27"/>
          <w:szCs w:val="27"/>
        </w:rPr>
        <w:t xml:space="preserve"> command:</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--installed | </w:t>
      </w:r>
      <w:proofErr w:type="spellStart"/>
      <w:r>
        <w:rPr>
          <w:rStyle w:val="HTMLCode"/>
          <w:rFonts w:ascii="Consolas" w:hAnsi="Consolas"/>
          <w:color w:val="111111"/>
        </w:rPr>
        <w:t>wc</w:t>
      </w:r>
      <w:proofErr w:type="spellEnd"/>
      <w:r>
        <w:rPr>
          <w:rStyle w:val="HTMLCode"/>
          <w:rFonts w:ascii="Consolas" w:hAnsi="Consolas"/>
          <w:color w:val="111111"/>
        </w:rPr>
        <w:t xml:space="preserve"> -l</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--all | </w:t>
      </w:r>
      <w:proofErr w:type="spellStart"/>
      <w:r>
        <w:rPr>
          <w:rStyle w:val="HTMLCode"/>
          <w:rFonts w:ascii="Consolas" w:hAnsi="Consolas"/>
          <w:color w:val="111111"/>
        </w:rPr>
        <w:t>wc</w:t>
      </w:r>
      <w:proofErr w:type="spellEnd"/>
      <w:r>
        <w:rPr>
          <w:rStyle w:val="HTMLCode"/>
          <w:rFonts w:ascii="Consolas" w:hAnsi="Consolas"/>
          <w:color w:val="111111"/>
        </w:rPr>
        <w:t xml:space="preserve"> -l</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--available | </w:t>
      </w:r>
      <w:proofErr w:type="spellStart"/>
      <w:r>
        <w:rPr>
          <w:rStyle w:val="HTMLCode"/>
          <w:rFonts w:ascii="Consolas" w:hAnsi="Consolas"/>
          <w:color w:val="111111"/>
        </w:rPr>
        <w:t>wc</w:t>
      </w:r>
      <w:proofErr w:type="spellEnd"/>
      <w:r>
        <w:rPr>
          <w:rStyle w:val="HTMLCode"/>
          <w:rFonts w:ascii="Consolas" w:hAnsi="Consolas"/>
          <w:color w:val="111111"/>
        </w:rPr>
        <w:t xml:space="preserve"> -l</w:t>
      </w:r>
    </w:p>
    <w:p w:rsidR="000D3B7B" w:rsidRDefault="000D3B7B" w:rsidP="000D3B7B">
      <w:pPr>
        <w:pStyle w:val="Heading3"/>
        <w:spacing w:before="450" w:after="180" w:line="570" w:lineRule="atLeast"/>
        <w:rPr>
          <w:rFonts w:ascii="Arial" w:hAnsi="Arial" w:cs="Arial"/>
          <w:color w:val="111111"/>
          <w:sz w:val="35"/>
          <w:szCs w:val="35"/>
        </w:rPr>
      </w:pPr>
      <w:r>
        <w:rPr>
          <w:rFonts w:ascii="Arial" w:hAnsi="Arial" w:cs="Arial"/>
          <w:b/>
          <w:bCs/>
          <w:color w:val="111111"/>
          <w:sz w:val="35"/>
          <w:szCs w:val="35"/>
        </w:rPr>
        <w:t>Display packages list that needs updates/patching</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Keeping your CentOS box secure is an essential task. One can get a list of all upgrades available for the installed packages too. Type:</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--upgrades</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--upgrades | more</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list --upgrades | grep -</w:t>
      </w:r>
      <w:proofErr w:type="spellStart"/>
      <w:r>
        <w:rPr>
          <w:rStyle w:val="HTMLCode"/>
          <w:rFonts w:ascii="Consolas" w:hAnsi="Consolas"/>
          <w:color w:val="111111"/>
        </w:rPr>
        <w:t>i</w:t>
      </w:r>
      <w:proofErr w:type="spellEnd"/>
      <w:r>
        <w:rPr>
          <w:rStyle w:val="HTMLCode"/>
          <w:rFonts w:ascii="Consolas" w:hAnsi="Consolas"/>
          <w:color w:val="111111"/>
        </w:rPr>
        <w:t xml:space="preserve"> kernel</w:t>
      </w:r>
      <w:r>
        <w:rPr>
          <w:rFonts w:ascii="Arial" w:hAnsi="Arial" w:cs="Arial"/>
          <w:color w:val="111111"/>
          <w:sz w:val="27"/>
          <w:szCs w:val="27"/>
        </w:rPr>
        <w:br/>
        <w:t>Sample outputs:</w:t>
      </w:r>
    </w:p>
    <w:p w:rsidR="000D3B7B" w:rsidRDefault="000D3B7B" w:rsidP="000D3B7B">
      <w:pPr>
        <w:pStyle w:val="HTMLPreformatted"/>
        <w:shd w:val="clear" w:color="auto" w:fill="FDFDFD"/>
        <w:rPr>
          <w:rFonts w:ascii="Consolas" w:hAnsi="Consolas"/>
          <w:color w:val="444444"/>
        </w:rPr>
      </w:pPr>
      <w:r>
        <w:rPr>
          <w:rFonts w:ascii="Consolas" w:hAnsi="Consolas"/>
          <w:color w:val="444444"/>
        </w:rPr>
        <w:t>Available Upgrades</w:t>
      </w:r>
    </w:p>
    <w:p w:rsidR="000D3B7B" w:rsidRDefault="000D3B7B" w:rsidP="000D3B7B">
      <w:pPr>
        <w:pStyle w:val="HTMLPreformatted"/>
        <w:shd w:val="clear" w:color="auto" w:fill="FDFDFD"/>
        <w:rPr>
          <w:rFonts w:ascii="Consolas" w:hAnsi="Consolas"/>
          <w:color w:val="444444"/>
        </w:rPr>
      </w:pPr>
      <w:r>
        <w:rPr>
          <w:rFonts w:ascii="Consolas" w:hAnsi="Consolas"/>
          <w:color w:val="444444"/>
        </w:rPr>
        <w:t>bash.x86_64                             4.4.19-</w:t>
      </w:r>
      <w:r>
        <w:rPr>
          <w:rStyle w:val="nu0"/>
          <w:rFonts w:ascii="Consolas" w:hAnsi="Consolas"/>
          <w:color w:val="444444"/>
          <w:bdr w:val="none" w:sz="0" w:space="0" w:color="auto" w:frame="1"/>
        </w:rPr>
        <w:t>8</w:t>
      </w:r>
      <w:r>
        <w:rPr>
          <w:rFonts w:ascii="Consolas" w:hAnsi="Consolas"/>
          <w:color w:val="444444"/>
        </w:rPr>
        <w:t xml:space="preserve">.el8_0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dracut.x86_64                           049-</w:t>
      </w:r>
      <w:r>
        <w:rPr>
          <w:rStyle w:val="nu0"/>
          <w:rFonts w:ascii="Consolas" w:hAnsi="Consolas"/>
          <w:color w:val="444444"/>
          <w:bdr w:val="none" w:sz="0" w:space="0" w:color="auto" w:frame="1"/>
        </w:rPr>
        <w:t>10</w:t>
      </w:r>
      <w:r>
        <w:rPr>
          <w:rFonts w:ascii="Consolas" w:hAnsi="Consolas"/>
          <w:color w:val="444444"/>
        </w:rPr>
        <w:t xml:space="preserve">.git20190115.el8_0.1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dracut-config-rescue.x86_64             049-</w:t>
      </w:r>
      <w:r>
        <w:rPr>
          <w:rStyle w:val="nu0"/>
          <w:rFonts w:ascii="Consolas" w:hAnsi="Consolas"/>
          <w:color w:val="444444"/>
          <w:bdr w:val="none" w:sz="0" w:space="0" w:color="auto" w:frame="1"/>
        </w:rPr>
        <w:t>10</w:t>
      </w:r>
      <w:r>
        <w:rPr>
          <w:rFonts w:ascii="Consolas" w:hAnsi="Consolas"/>
          <w:color w:val="444444"/>
        </w:rPr>
        <w:t xml:space="preserve">.git20190115.el8_0.1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dracut-network.x86_64                   049-</w:t>
      </w:r>
      <w:r>
        <w:rPr>
          <w:rStyle w:val="nu0"/>
          <w:rFonts w:ascii="Consolas" w:hAnsi="Consolas"/>
          <w:color w:val="444444"/>
          <w:bdr w:val="none" w:sz="0" w:space="0" w:color="auto" w:frame="1"/>
        </w:rPr>
        <w:t>10</w:t>
      </w:r>
      <w:r>
        <w:rPr>
          <w:rFonts w:ascii="Consolas" w:hAnsi="Consolas"/>
          <w:color w:val="444444"/>
        </w:rPr>
        <w:t xml:space="preserve">.git20190115.el8_0.1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dracut-squash.x86_64                    049-</w:t>
      </w:r>
      <w:r>
        <w:rPr>
          <w:rStyle w:val="nu0"/>
          <w:rFonts w:ascii="Consolas" w:hAnsi="Consolas"/>
          <w:color w:val="444444"/>
          <w:bdr w:val="none" w:sz="0" w:space="0" w:color="auto" w:frame="1"/>
        </w:rPr>
        <w:t>10</w:t>
      </w:r>
      <w:r>
        <w:rPr>
          <w:rFonts w:ascii="Consolas" w:hAnsi="Consolas"/>
          <w:color w:val="444444"/>
        </w:rPr>
        <w:t xml:space="preserve">.git20190115.el8_0.1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grub2-</w:t>
      </w:r>
      <w:proofErr w:type="gramStart"/>
      <w:r>
        <w:rPr>
          <w:rFonts w:ascii="Consolas" w:hAnsi="Consolas"/>
          <w:color w:val="444444"/>
        </w:rPr>
        <w:t>common.noarch</w:t>
      </w:r>
      <w:proofErr w:type="gramEnd"/>
      <w:r>
        <w:rPr>
          <w:rFonts w:ascii="Consolas" w:hAnsi="Consolas"/>
          <w:color w:val="444444"/>
        </w:rPr>
        <w:t xml:space="preserve">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 xml:space="preserve">.el8_0.1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grub2-pc.x86_64                         </w:t>
      </w:r>
      <w:proofErr w:type="gramStart"/>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.el8</w:t>
      </w:r>
      <w:proofErr w:type="gramEnd"/>
      <w:r>
        <w:rPr>
          <w:rFonts w:ascii="Consolas" w:hAnsi="Consolas"/>
          <w:color w:val="444444"/>
        </w:rPr>
        <w:t xml:space="preserve">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grub2-pc-</w:t>
      </w:r>
      <w:proofErr w:type="gramStart"/>
      <w:r>
        <w:rPr>
          <w:rFonts w:ascii="Consolas" w:hAnsi="Consolas"/>
          <w:color w:val="444444"/>
        </w:rPr>
        <w:t>modules.noarch</w:t>
      </w:r>
      <w:proofErr w:type="gramEnd"/>
      <w:r>
        <w:rPr>
          <w:rFonts w:ascii="Consolas" w:hAnsi="Consolas"/>
          <w:color w:val="444444"/>
        </w:rPr>
        <w:t xml:space="preserve">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 xml:space="preserve">.el8_0.1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grub2-tools.x86_64                      </w:t>
      </w:r>
      <w:proofErr w:type="gramStart"/>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.el8</w:t>
      </w:r>
      <w:proofErr w:type="gramEnd"/>
      <w:r>
        <w:rPr>
          <w:rFonts w:ascii="Consolas" w:hAnsi="Consolas"/>
          <w:color w:val="444444"/>
        </w:rPr>
        <w:t xml:space="preserve">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grub2-tools-extra.x86_64                </w:t>
      </w:r>
      <w:proofErr w:type="gramStart"/>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.el8</w:t>
      </w:r>
      <w:proofErr w:type="gramEnd"/>
      <w:r>
        <w:rPr>
          <w:rFonts w:ascii="Consolas" w:hAnsi="Consolas"/>
          <w:color w:val="444444"/>
        </w:rPr>
        <w:t xml:space="preserve">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grub2-tools-minimal.x86_64              </w:t>
      </w:r>
      <w:proofErr w:type="gramStart"/>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2.02</w:t>
      </w:r>
      <w:r>
        <w:rPr>
          <w:rFonts w:ascii="Consolas" w:hAnsi="Consolas"/>
          <w:color w:val="444444"/>
        </w:rPr>
        <w:t>-</w:t>
      </w:r>
      <w:r>
        <w:rPr>
          <w:rStyle w:val="nu0"/>
          <w:rFonts w:ascii="Consolas" w:hAnsi="Consolas"/>
          <w:color w:val="444444"/>
          <w:bdr w:val="none" w:sz="0" w:space="0" w:color="auto" w:frame="1"/>
        </w:rPr>
        <w:t>66</w:t>
      </w:r>
      <w:r>
        <w:rPr>
          <w:rFonts w:ascii="Consolas" w:hAnsi="Consolas"/>
          <w:color w:val="444444"/>
        </w:rPr>
        <w:t>.el8</w:t>
      </w:r>
      <w:proofErr w:type="gramEnd"/>
      <w:r>
        <w:rPr>
          <w:rFonts w:ascii="Consolas" w:hAnsi="Consolas"/>
          <w:color w:val="444444"/>
        </w:rPr>
        <w:t xml:space="preserve">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lastRenderedPageBreak/>
        <w:t>initscripts.x86_64                      10.00.1-</w:t>
      </w:r>
      <w:r>
        <w:rPr>
          <w:rStyle w:val="nu0"/>
          <w:rFonts w:ascii="Consolas" w:hAnsi="Consolas"/>
          <w:color w:val="444444"/>
          <w:bdr w:val="none" w:sz="0" w:space="0" w:color="auto" w:frame="1"/>
        </w:rPr>
        <w:t>1</w:t>
      </w:r>
      <w:r>
        <w:rPr>
          <w:rFonts w:ascii="Consolas" w:hAnsi="Consolas"/>
          <w:color w:val="444444"/>
        </w:rPr>
        <w:t xml:space="preserve">.el8_0.1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kernel.x86_64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kernel-core.x86_64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kernel-modules.x86_64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kernel-tools.x86_64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kernel-tools-libs.x86_64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kpartx.x86_64                           0.7.8-</w:t>
      </w:r>
      <w:r>
        <w:rPr>
          <w:rStyle w:val="nu0"/>
          <w:rFonts w:ascii="Consolas" w:hAnsi="Consolas"/>
          <w:color w:val="444444"/>
          <w:bdr w:val="none" w:sz="0" w:space="0" w:color="auto" w:frame="1"/>
        </w:rPr>
        <w:t>7</w:t>
      </w:r>
      <w:r>
        <w:rPr>
          <w:rFonts w:ascii="Consolas" w:hAnsi="Consolas"/>
          <w:color w:val="444444"/>
        </w:rPr>
        <w:t xml:space="preserve">.el8_0.2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libnfsidmap.x86_64                      </w:t>
      </w:r>
      <w:proofErr w:type="gramStart"/>
      <w:r>
        <w:rPr>
          <w:rStyle w:val="nu0"/>
          <w:rFonts w:ascii="Consolas" w:hAnsi="Consolas"/>
          <w:color w:val="444444"/>
          <w:bdr w:val="none" w:sz="0" w:space="0" w:color="auto" w:frame="1"/>
        </w:rPr>
        <w:t>1</w:t>
      </w:r>
      <w:r>
        <w:rPr>
          <w:rFonts w:ascii="Consolas" w:hAnsi="Consolas"/>
          <w:color w:val="444444"/>
        </w:rPr>
        <w:t>:2.3.3-</w:t>
      </w:r>
      <w:r>
        <w:rPr>
          <w:rStyle w:val="nu0"/>
          <w:rFonts w:ascii="Consolas" w:hAnsi="Consolas"/>
          <w:color w:val="444444"/>
          <w:bdr w:val="none" w:sz="0" w:space="0" w:color="auto" w:frame="1"/>
        </w:rPr>
        <w:t>14</w:t>
      </w:r>
      <w:r>
        <w:rPr>
          <w:rFonts w:ascii="Consolas" w:hAnsi="Consolas"/>
          <w:color w:val="444444"/>
        </w:rPr>
        <w:t>.el8</w:t>
      </w:r>
      <w:proofErr w:type="gramEnd"/>
      <w:r>
        <w:rPr>
          <w:rFonts w:ascii="Consolas" w:hAnsi="Consolas"/>
          <w:color w:val="444444"/>
        </w:rPr>
        <w:t xml:space="preserve">_0.2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platform-python.x86_64                  3.6.8-</w:t>
      </w:r>
      <w:r>
        <w:rPr>
          <w:rStyle w:val="nu0"/>
          <w:rFonts w:ascii="Consolas" w:hAnsi="Consolas"/>
          <w:color w:val="444444"/>
          <w:bdr w:val="none" w:sz="0" w:space="0" w:color="auto" w:frame="1"/>
        </w:rPr>
        <w:t>4</w:t>
      </w:r>
      <w:r>
        <w:rPr>
          <w:rFonts w:ascii="Consolas" w:hAnsi="Consolas"/>
          <w:color w:val="444444"/>
        </w:rPr>
        <w:t xml:space="preserve">.el8_0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python3-libs.x86_64                     3.6.8-</w:t>
      </w:r>
      <w:r>
        <w:rPr>
          <w:rStyle w:val="nu0"/>
          <w:rFonts w:ascii="Consolas" w:hAnsi="Consolas"/>
          <w:color w:val="444444"/>
          <w:bdr w:val="none" w:sz="0" w:space="0" w:color="auto" w:frame="1"/>
        </w:rPr>
        <w:t>4</w:t>
      </w:r>
      <w:r>
        <w:rPr>
          <w:rFonts w:ascii="Consolas" w:hAnsi="Consolas"/>
          <w:color w:val="444444"/>
        </w:rPr>
        <w:t xml:space="preserve">.el8_0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python3-perf.x86_64                     4.18.0-80.11.2.el8_0                              </w:t>
      </w:r>
      <w:proofErr w:type="spellStart"/>
      <w:r>
        <w:rPr>
          <w:rFonts w:ascii="Consolas" w:hAnsi="Consolas"/>
          <w:color w:val="444444"/>
        </w:rPr>
        <w:t>BaseOS</w:t>
      </w:r>
      <w:proofErr w:type="spellEnd"/>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python3-rpm.x86_64                      4.14.2-</w:t>
      </w:r>
      <w:r>
        <w:rPr>
          <w:rStyle w:val="nu0"/>
          <w:rFonts w:ascii="Consolas" w:hAnsi="Consolas"/>
          <w:color w:val="444444"/>
          <w:bdr w:val="none" w:sz="0" w:space="0" w:color="auto" w:frame="1"/>
        </w:rPr>
        <w:t>11</w:t>
      </w:r>
      <w:r>
        <w:rPr>
          <w:rFonts w:ascii="Consolas" w:hAnsi="Consolas"/>
          <w:color w:val="444444"/>
        </w:rPr>
        <w:t xml:space="preserve">.el8_0                                   </w:t>
      </w:r>
      <w:proofErr w:type="spellStart"/>
      <w:r>
        <w:rPr>
          <w:rFonts w:ascii="Consolas" w:hAnsi="Consolas"/>
          <w:color w:val="444444"/>
        </w:rPr>
        <w:t>BaseOS</w:t>
      </w:r>
      <w:proofErr w:type="spellEnd"/>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t>Get a list of all installed packages with rpm command</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Simply run the following </w:t>
      </w:r>
      <w:hyperlink r:id="rId16" w:tooltip="Linux rpm command cheat sheet" w:history="1">
        <w:r>
          <w:rPr>
            <w:rStyle w:val="Hyperlink"/>
            <w:rFonts w:ascii="Arial" w:eastAsiaTheme="majorEastAsia" w:hAnsi="Arial" w:cs="Arial"/>
            <w:color w:val="2692F0"/>
            <w:sz w:val="27"/>
            <w:szCs w:val="27"/>
          </w:rPr>
          <w:t>rpm command</w:t>
        </w:r>
      </w:hyperlink>
      <w:r>
        <w:rPr>
          <w:rFonts w:ascii="Arial" w:hAnsi="Arial" w:cs="Arial"/>
          <w:color w:val="111111"/>
          <w:sz w:val="27"/>
          <w:szCs w:val="27"/>
        </w:rPr>
        <w:t>:</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rpm -</w:t>
      </w:r>
      <w:proofErr w:type="spellStart"/>
      <w:r>
        <w:rPr>
          <w:rStyle w:val="HTMLCode"/>
          <w:rFonts w:ascii="Consolas" w:hAnsi="Consolas"/>
          <w:color w:val="111111"/>
        </w:rPr>
        <w:t>qa</w:t>
      </w:r>
      <w:proofErr w:type="spellEnd"/>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rpm -</w:t>
      </w:r>
      <w:proofErr w:type="spellStart"/>
      <w:r>
        <w:rPr>
          <w:rStyle w:val="HTMLCode"/>
          <w:rFonts w:ascii="Consolas" w:hAnsi="Consolas"/>
          <w:color w:val="111111"/>
        </w:rPr>
        <w:t>qa</w:t>
      </w:r>
      <w:proofErr w:type="spellEnd"/>
      <w:r>
        <w:rPr>
          <w:rStyle w:val="HTMLCode"/>
          <w:rFonts w:ascii="Consolas" w:hAnsi="Consolas"/>
          <w:color w:val="111111"/>
        </w:rPr>
        <w:t xml:space="preserve"> | more</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rpm -</w:t>
      </w:r>
      <w:proofErr w:type="spellStart"/>
      <w:r>
        <w:rPr>
          <w:rStyle w:val="HTMLCode"/>
          <w:rFonts w:ascii="Consolas" w:hAnsi="Consolas"/>
          <w:color w:val="111111"/>
        </w:rPr>
        <w:t>qa</w:t>
      </w:r>
      <w:proofErr w:type="spellEnd"/>
      <w:r>
        <w:rPr>
          <w:rStyle w:val="HTMLCode"/>
          <w:rFonts w:ascii="Consolas" w:hAnsi="Consolas"/>
          <w:color w:val="111111"/>
        </w:rPr>
        <w:t xml:space="preserve"> | </w:t>
      </w:r>
      <w:proofErr w:type="spellStart"/>
      <w:r>
        <w:rPr>
          <w:rStyle w:val="HTMLCode"/>
          <w:rFonts w:ascii="Consolas" w:hAnsi="Consolas"/>
          <w:color w:val="111111"/>
        </w:rPr>
        <w:t>wc</w:t>
      </w:r>
      <w:proofErr w:type="spellEnd"/>
      <w:r>
        <w:rPr>
          <w:rStyle w:val="HTMLCode"/>
          <w:rFonts w:ascii="Consolas" w:hAnsi="Consolas"/>
          <w:color w:val="111111"/>
        </w:rPr>
        <w:t xml:space="preserve"> -l</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rpm -</w:t>
      </w:r>
      <w:proofErr w:type="spellStart"/>
      <w:r>
        <w:rPr>
          <w:rStyle w:val="HTMLCode"/>
          <w:rFonts w:ascii="Consolas" w:hAnsi="Consolas"/>
          <w:color w:val="111111"/>
        </w:rPr>
        <w:t>qa</w:t>
      </w:r>
      <w:proofErr w:type="spellEnd"/>
      <w:r>
        <w:rPr>
          <w:rStyle w:val="HTMLCode"/>
          <w:rFonts w:ascii="Consolas" w:hAnsi="Consolas"/>
          <w:color w:val="111111"/>
        </w:rPr>
        <w:t xml:space="preserve"> | grep bash</w:t>
      </w:r>
    </w:p>
    <w:p w:rsidR="000D3B7B" w:rsidRDefault="000D3B7B" w:rsidP="000D3B7B">
      <w:pPr>
        <w:shd w:val="clear" w:color="auto" w:fill="FFFFFF"/>
        <w:jc w:val="center"/>
        <w:rPr>
          <w:rFonts w:ascii="Arial" w:hAnsi="Arial" w:cs="Arial"/>
          <w:color w:val="828282"/>
          <w:sz w:val="27"/>
          <w:szCs w:val="27"/>
        </w:rPr>
      </w:pPr>
      <w:r>
        <w:rPr>
          <w:rFonts w:ascii="Arial" w:hAnsi="Arial" w:cs="Arial"/>
          <w:noProof/>
          <w:color w:val="828282"/>
          <w:sz w:val="27"/>
          <w:szCs w:val="27"/>
        </w:rPr>
        <w:lastRenderedPageBreak/>
        <w:drawing>
          <wp:inline distT="0" distB="0" distL="0" distR="0">
            <wp:extent cx="4343400" cy="7315200"/>
            <wp:effectExtent l="0" t="0" r="0" b="0"/>
            <wp:docPr id="6" name="Picture 6" descr="How to List Installed Packages on 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List Installed Packages on Cen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7315200"/>
                    </a:xfrm>
                    <a:prstGeom prst="rect">
                      <a:avLst/>
                    </a:prstGeom>
                    <a:noFill/>
                    <a:ln>
                      <a:noFill/>
                    </a:ln>
                  </pic:spPr>
                </pic:pic>
              </a:graphicData>
            </a:graphic>
          </wp:inline>
        </w:drawing>
      </w:r>
    </w:p>
    <w:p w:rsidR="000D3B7B" w:rsidRDefault="000D3B7B" w:rsidP="000D3B7B">
      <w:pPr>
        <w:pStyle w:val="wp-caption-text"/>
        <w:shd w:val="clear" w:color="auto" w:fill="FFFFFF"/>
        <w:spacing w:before="0" w:beforeAutospacing="0" w:after="0" w:afterAutospacing="0" w:line="375" w:lineRule="atLeast"/>
        <w:jc w:val="center"/>
        <w:rPr>
          <w:rFonts w:ascii="Arial" w:hAnsi="Arial" w:cs="Arial"/>
          <w:color w:val="828282"/>
          <w:sz w:val="21"/>
          <w:szCs w:val="21"/>
        </w:rPr>
      </w:pPr>
      <w:r>
        <w:rPr>
          <w:rFonts w:ascii="Arial" w:hAnsi="Arial" w:cs="Arial"/>
          <w:color w:val="828282"/>
          <w:sz w:val="21"/>
          <w:szCs w:val="21"/>
        </w:rPr>
        <w:t>Use rpm command to display a list of install installed packages on CentOS server</w:t>
      </w:r>
    </w:p>
    <w:p w:rsidR="000D3B7B" w:rsidRDefault="000D3B7B" w:rsidP="000D3B7B">
      <w:pPr>
        <w:rPr>
          <w:rFonts w:ascii="Times New Roman" w:hAnsi="Times New Roman" w:cs="Times New Roman"/>
          <w:sz w:val="24"/>
          <w:szCs w:val="24"/>
        </w:rPr>
      </w:pPr>
      <w:r>
        <w:rPr>
          <w:rFonts w:ascii="Arial" w:hAnsi="Arial" w:cs="Arial"/>
          <w:color w:val="111111"/>
          <w:sz w:val="27"/>
          <w:szCs w:val="27"/>
        </w:rPr>
        <w:t xml:space="preserve">Is </w:t>
      </w:r>
      <w:proofErr w:type="spellStart"/>
      <w:r>
        <w:rPr>
          <w:rFonts w:ascii="Arial" w:hAnsi="Arial" w:cs="Arial"/>
          <w:color w:val="111111"/>
          <w:sz w:val="27"/>
          <w:szCs w:val="27"/>
        </w:rPr>
        <w:t>nginx</w:t>
      </w:r>
      <w:proofErr w:type="spellEnd"/>
      <w:r>
        <w:rPr>
          <w:rFonts w:ascii="Arial" w:hAnsi="Arial" w:cs="Arial"/>
          <w:color w:val="111111"/>
          <w:sz w:val="27"/>
          <w:szCs w:val="27"/>
        </w:rPr>
        <w:t xml:space="preserve"> and bash package installed? Find out, run:</w:t>
      </w:r>
      <w:r>
        <w:rPr>
          <w:rFonts w:ascii="Arial" w:hAnsi="Arial" w:cs="Arial"/>
          <w:color w:val="111111"/>
          <w:sz w:val="27"/>
          <w:szCs w:val="27"/>
        </w:rPr>
        <w:br/>
      </w:r>
      <w:proofErr w:type="spellStart"/>
      <w:r>
        <w:rPr>
          <w:rStyle w:val="Strong"/>
          <w:rFonts w:ascii="Consolas" w:hAnsi="Consolas" w:cs="Courier New"/>
          <w:color w:val="111111"/>
        </w:rPr>
        <w:t>sudo</w:t>
      </w:r>
      <w:proofErr w:type="spellEnd"/>
      <w:r>
        <w:rPr>
          <w:rStyle w:val="Strong"/>
          <w:rFonts w:ascii="Consolas" w:hAnsi="Consolas" w:cs="Courier New"/>
          <w:color w:val="111111"/>
        </w:rPr>
        <w:t xml:space="preserve"> rpm -q </w:t>
      </w:r>
      <w:proofErr w:type="spellStart"/>
      <w:r>
        <w:rPr>
          <w:rStyle w:val="Strong"/>
          <w:rFonts w:ascii="Consolas" w:hAnsi="Consolas" w:cs="Courier New"/>
          <w:color w:val="111111"/>
        </w:rPr>
        <w:t>nginx</w:t>
      </w:r>
      <w:proofErr w:type="spellEnd"/>
      <w:r>
        <w:rPr>
          <w:rFonts w:ascii="Consolas" w:hAnsi="Consolas" w:cs="Courier New"/>
          <w:color w:val="111111"/>
        </w:rPr>
        <w:br/>
      </w:r>
      <w:r>
        <w:rPr>
          <w:rStyle w:val="HTMLKeyboard"/>
          <w:rFonts w:ascii="Consolas" w:eastAsiaTheme="minorHAnsi" w:hAnsi="Consolas"/>
          <w:color w:val="4E4E4E"/>
          <w:sz w:val="21"/>
          <w:szCs w:val="21"/>
          <w:bdr w:val="single" w:sz="6" w:space="3" w:color="CCCCCC" w:frame="1"/>
          <w:shd w:val="clear" w:color="auto" w:fill="F7F7F7"/>
        </w:rPr>
        <w:lastRenderedPageBreak/>
        <w:t xml:space="preserve">package </w:t>
      </w:r>
      <w:proofErr w:type="spellStart"/>
      <w:r>
        <w:rPr>
          <w:rStyle w:val="HTMLKeyboard"/>
          <w:rFonts w:ascii="Consolas" w:eastAsiaTheme="minorHAnsi" w:hAnsi="Consolas"/>
          <w:color w:val="4E4E4E"/>
          <w:sz w:val="21"/>
          <w:szCs w:val="21"/>
          <w:bdr w:val="single" w:sz="6" w:space="3" w:color="CCCCCC" w:frame="1"/>
          <w:shd w:val="clear" w:color="auto" w:fill="F7F7F7"/>
        </w:rPr>
        <w:t>nginx</w:t>
      </w:r>
      <w:proofErr w:type="spellEnd"/>
      <w:r>
        <w:rPr>
          <w:rStyle w:val="HTMLKeyboard"/>
          <w:rFonts w:ascii="Consolas" w:eastAsiaTheme="minorHAnsi" w:hAnsi="Consolas"/>
          <w:color w:val="4E4E4E"/>
          <w:sz w:val="21"/>
          <w:szCs w:val="21"/>
          <w:bdr w:val="single" w:sz="6" w:space="3" w:color="CCCCCC" w:frame="1"/>
          <w:shd w:val="clear" w:color="auto" w:fill="F7F7F7"/>
        </w:rPr>
        <w:t xml:space="preserve"> is not installed</w:t>
      </w:r>
      <w:r>
        <w:rPr>
          <w:rFonts w:ascii="Consolas" w:hAnsi="Consolas" w:cs="Courier New"/>
          <w:color w:val="111111"/>
        </w:rPr>
        <w:br/>
      </w:r>
      <w:proofErr w:type="spellStart"/>
      <w:r>
        <w:rPr>
          <w:rStyle w:val="Strong"/>
          <w:rFonts w:ascii="Consolas" w:hAnsi="Consolas" w:cs="Courier New"/>
          <w:color w:val="111111"/>
        </w:rPr>
        <w:t>sudo</w:t>
      </w:r>
      <w:proofErr w:type="spellEnd"/>
      <w:r>
        <w:rPr>
          <w:rStyle w:val="Strong"/>
          <w:rFonts w:ascii="Consolas" w:hAnsi="Consolas" w:cs="Courier New"/>
          <w:color w:val="111111"/>
        </w:rPr>
        <w:t xml:space="preserve"> rpm -q bash</w:t>
      </w:r>
      <w:r>
        <w:rPr>
          <w:rFonts w:ascii="Consolas" w:hAnsi="Consolas" w:cs="Courier New"/>
          <w:color w:val="111111"/>
        </w:rPr>
        <w:br/>
      </w:r>
      <w:r>
        <w:rPr>
          <w:rStyle w:val="HTMLKeyboard"/>
          <w:rFonts w:ascii="Consolas" w:eastAsiaTheme="minorHAnsi" w:hAnsi="Consolas"/>
          <w:color w:val="4E4E4E"/>
          <w:sz w:val="21"/>
          <w:szCs w:val="21"/>
          <w:bdr w:val="single" w:sz="6" w:space="3" w:color="CCCCCC" w:frame="1"/>
          <w:shd w:val="clear" w:color="auto" w:fill="F7F7F7"/>
        </w:rPr>
        <w:t>bash-4.4.19-7.el8.x86_64</w:t>
      </w:r>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t xml:space="preserve">Use </w:t>
      </w:r>
      <w:proofErr w:type="spellStart"/>
      <w:r>
        <w:rPr>
          <w:rFonts w:ascii="Arial" w:hAnsi="Arial" w:cs="Arial"/>
          <w:b w:val="0"/>
          <w:bCs w:val="0"/>
          <w:color w:val="111111"/>
          <w:sz w:val="44"/>
          <w:szCs w:val="44"/>
        </w:rPr>
        <w:t>repoquery</w:t>
      </w:r>
      <w:proofErr w:type="spellEnd"/>
      <w:r>
        <w:rPr>
          <w:rFonts w:ascii="Arial" w:hAnsi="Arial" w:cs="Arial"/>
          <w:b w:val="0"/>
          <w:bCs w:val="0"/>
          <w:color w:val="111111"/>
          <w:sz w:val="44"/>
          <w:szCs w:val="44"/>
        </w:rPr>
        <w:t xml:space="preserve"> command from </w:t>
      </w:r>
      <w:proofErr w:type="spellStart"/>
      <w:r>
        <w:rPr>
          <w:rFonts w:ascii="Arial" w:hAnsi="Arial" w:cs="Arial"/>
          <w:b w:val="0"/>
          <w:bCs w:val="0"/>
          <w:color w:val="111111"/>
          <w:sz w:val="44"/>
          <w:szCs w:val="44"/>
        </w:rPr>
        <w:t>dnf-utils</w:t>
      </w:r>
      <w:proofErr w:type="spellEnd"/>
      <w:r>
        <w:rPr>
          <w:rFonts w:ascii="Arial" w:hAnsi="Arial" w:cs="Arial"/>
          <w:b w:val="0"/>
          <w:bCs w:val="0"/>
          <w:color w:val="111111"/>
          <w:sz w:val="44"/>
          <w:szCs w:val="44"/>
        </w:rPr>
        <w:t xml:space="preserve"> package</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First, install yum-</w:t>
      </w:r>
      <w:proofErr w:type="spellStart"/>
      <w:r>
        <w:rPr>
          <w:rFonts w:ascii="Arial" w:hAnsi="Arial" w:cs="Arial"/>
          <w:color w:val="111111"/>
          <w:sz w:val="27"/>
          <w:szCs w:val="27"/>
        </w:rPr>
        <w:t>utils</w:t>
      </w:r>
      <w:proofErr w:type="spellEnd"/>
      <w:r>
        <w:rPr>
          <w:rFonts w:ascii="Arial" w:hAnsi="Arial" w:cs="Arial"/>
          <w:color w:val="111111"/>
          <w:sz w:val="27"/>
          <w:szCs w:val="27"/>
        </w:rPr>
        <w:t xml:space="preserve"> (CentOS 6.x/7.x) or </w:t>
      </w:r>
      <w:proofErr w:type="spellStart"/>
      <w:r>
        <w:rPr>
          <w:rFonts w:ascii="Arial" w:hAnsi="Arial" w:cs="Arial"/>
          <w:color w:val="111111"/>
          <w:sz w:val="27"/>
          <w:szCs w:val="27"/>
        </w:rPr>
        <w:t>dnf-utils</w:t>
      </w:r>
      <w:proofErr w:type="spellEnd"/>
      <w:r>
        <w:rPr>
          <w:rFonts w:ascii="Arial" w:hAnsi="Arial" w:cs="Arial"/>
          <w:color w:val="111111"/>
          <w:sz w:val="27"/>
          <w:szCs w:val="27"/>
        </w:rPr>
        <w:t xml:space="preserve"> on a CentOS 8.x:</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install yum-</w:t>
      </w:r>
      <w:proofErr w:type="spellStart"/>
      <w:r>
        <w:rPr>
          <w:rStyle w:val="HTMLCode"/>
          <w:rFonts w:ascii="Consolas" w:hAnsi="Consolas"/>
          <w:color w:val="111111"/>
        </w:rPr>
        <w:t>utils</w:t>
      </w:r>
      <w:proofErr w:type="spellEnd"/>
      <w:r>
        <w:rPr>
          <w:rStyle w:val="HTMLCode"/>
          <w:rFonts w:ascii="Consolas" w:hAnsi="Consolas"/>
          <w:color w:val="111111"/>
        </w:rPr>
        <w:t xml:space="preserve"> ## centos 6.x/7.x ##</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install </w:t>
      </w:r>
      <w:proofErr w:type="spellStart"/>
      <w:r>
        <w:rPr>
          <w:rStyle w:val="HTMLCode"/>
          <w:rFonts w:ascii="Consolas" w:hAnsi="Consolas"/>
          <w:color w:val="111111"/>
        </w:rPr>
        <w:t>dnf-utils</w:t>
      </w:r>
      <w:proofErr w:type="spellEnd"/>
      <w:r>
        <w:rPr>
          <w:rStyle w:val="HTMLCode"/>
          <w:rFonts w:ascii="Consolas" w:hAnsi="Consolas"/>
          <w:color w:val="111111"/>
        </w:rPr>
        <w:t xml:space="preserve"> ## centos 8.x ##</w:t>
      </w:r>
      <w:r>
        <w:rPr>
          <w:rFonts w:ascii="Arial" w:hAnsi="Arial" w:cs="Arial"/>
          <w:color w:val="111111"/>
          <w:sz w:val="27"/>
          <w:szCs w:val="27"/>
        </w:rPr>
        <w:br/>
        <w:t>Sample outputs:</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Last metadata expiration check: </w:t>
      </w:r>
      <w:r>
        <w:rPr>
          <w:rStyle w:val="nu0"/>
          <w:rFonts w:ascii="Consolas" w:hAnsi="Consolas"/>
          <w:color w:val="444444"/>
          <w:bdr w:val="none" w:sz="0" w:space="0" w:color="auto" w:frame="1"/>
        </w:rPr>
        <w:t>0</w:t>
      </w:r>
      <w:r>
        <w:rPr>
          <w:rFonts w:ascii="Consolas" w:hAnsi="Consolas"/>
          <w:color w:val="444444"/>
        </w:rPr>
        <w:t>:</w:t>
      </w:r>
      <w:r>
        <w:rPr>
          <w:rStyle w:val="nu0"/>
          <w:rFonts w:ascii="Consolas" w:hAnsi="Consolas"/>
          <w:color w:val="444444"/>
          <w:bdr w:val="none" w:sz="0" w:space="0" w:color="auto" w:frame="1"/>
        </w:rPr>
        <w:t>40</w:t>
      </w:r>
      <w:r>
        <w:rPr>
          <w:rFonts w:ascii="Consolas" w:hAnsi="Consolas"/>
          <w:color w:val="444444"/>
        </w:rPr>
        <w:t>:</w:t>
      </w:r>
      <w:r>
        <w:rPr>
          <w:rStyle w:val="nu0"/>
          <w:rFonts w:ascii="Consolas" w:hAnsi="Consolas"/>
          <w:color w:val="444444"/>
          <w:bdr w:val="none" w:sz="0" w:space="0" w:color="auto" w:frame="1"/>
        </w:rPr>
        <w:t>40</w:t>
      </w:r>
      <w:r>
        <w:rPr>
          <w:rFonts w:ascii="Consolas" w:hAnsi="Consolas"/>
          <w:color w:val="444444"/>
        </w:rPr>
        <w:t xml:space="preserve"> ago on Friday </w:t>
      </w:r>
      <w:r>
        <w:rPr>
          <w:rStyle w:val="nu0"/>
          <w:rFonts w:ascii="Consolas" w:hAnsi="Consolas"/>
          <w:color w:val="444444"/>
          <w:bdr w:val="none" w:sz="0" w:space="0" w:color="auto" w:frame="1"/>
        </w:rPr>
        <w:t>29</w:t>
      </w:r>
      <w:r>
        <w:rPr>
          <w:rFonts w:ascii="Consolas" w:hAnsi="Consolas"/>
          <w:color w:val="444444"/>
        </w:rPr>
        <w:t xml:space="preserve"> November </w:t>
      </w:r>
      <w:r>
        <w:rPr>
          <w:rStyle w:val="nu0"/>
          <w:rFonts w:ascii="Consolas" w:hAnsi="Consolas"/>
          <w:color w:val="444444"/>
          <w:bdr w:val="none" w:sz="0" w:space="0" w:color="auto" w:frame="1"/>
        </w:rPr>
        <w:t>2019</w:t>
      </w:r>
      <w:r>
        <w:rPr>
          <w:rFonts w:ascii="Consolas" w:hAnsi="Consolas"/>
          <w:color w:val="444444"/>
        </w:rPr>
        <w:t xml:space="preserve"> 05:</w:t>
      </w:r>
      <w:r>
        <w:rPr>
          <w:rStyle w:val="nu0"/>
          <w:rFonts w:ascii="Consolas" w:hAnsi="Consolas"/>
          <w:color w:val="444444"/>
          <w:bdr w:val="none" w:sz="0" w:space="0" w:color="auto" w:frame="1"/>
        </w:rPr>
        <w:t>19</w:t>
      </w:r>
      <w:r>
        <w:rPr>
          <w:rFonts w:ascii="Consolas" w:hAnsi="Consolas"/>
          <w:color w:val="444444"/>
        </w:rPr>
        <w:t>:</w:t>
      </w:r>
      <w:r>
        <w:rPr>
          <w:rStyle w:val="nu0"/>
          <w:rFonts w:ascii="Consolas" w:hAnsi="Consolas"/>
          <w:color w:val="444444"/>
          <w:bdr w:val="none" w:sz="0" w:space="0" w:color="auto" w:frame="1"/>
        </w:rPr>
        <w:t>57</w:t>
      </w:r>
      <w:r>
        <w:rPr>
          <w:rFonts w:ascii="Consolas" w:hAnsi="Consolas"/>
          <w:color w:val="444444"/>
        </w:rPr>
        <w:t xml:space="preserve"> PM UTC.</w:t>
      </w:r>
    </w:p>
    <w:p w:rsidR="000D3B7B" w:rsidRDefault="000D3B7B" w:rsidP="000D3B7B">
      <w:pPr>
        <w:pStyle w:val="HTMLPreformatted"/>
        <w:shd w:val="clear" w:color="auto" w:fill="FDFDFD"/>
        <w:rPr>
          <w:rFonts w:ascii="Consolas" w:hAnsi="Consolas"/>
          <w:color w:val="444444"/>
        </w:rPr>
      </w:pPr>
      <w:r>
        <w:rPr>
          <w:rFonts w:ascii="Consolas" w:hAnsi="Consolas"/>
          <w:color w:val="444444"/>
        </w:rPr>
        <w:t>Dependencies resolved.</w:t>
      </w:r>
    </w:p>
    <w:p w:rsidR="000D3B7B" w:rsidRDefault="000D3B7B" w:rsidP="000D3B7B">
      <w:pPr>
        <w:pStyle w:val="HTMLPreformatted"/>
        <w:shd w:val="clear" w:color="auto" w:fill="FDFDFD"/>
        <w:rPr>
          <w:rFonts w:ascii="Consolas" w:hAnsi="Consolas"/>
          <w:color w:val="444444"/>
        </w:rPr>
      </w:pPr>
      <w:r>
        <w:rPr>
          <w:rStyle w:val="sy0"/>
          <w:rFonts w:ascii="Consolas" w:hAnsi="Consolas"/>
          <w:b/>
          <w:bCs/>
          <w:color w:val="000066"/>
          <w:bdr w:val="none" w:sz="0" w:space="0" w:color="auto" w:frame="1"/>
        </w:rPr>
        <w:t>===================================================================================================</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Package                Arch                Version                      Repository           Size</w:t>
      </w:r>
    </w:p>
    <w:p w:rsidR="000D3B7B" w:rsidRDefault="000D3B7B" w:rsidP="000D3B7B">
      <w:pPr>
        <w:pStyle w:val="HTMLPreformatted"/>
        <w:shd w:val="clear" w:color="auto" w:fill="FDFDFD"/>
        <w:rPr>
          <w:rFonts w:ascii="Consolas" w:hAnsi="Consolas"/>
          <w:color w:val="444444"/>
        </w:rPr>
      </w:pPr>
      <w:r>
        <w:rPr>
          <w:rStyle w:val="sy0"/>
          <w:rFonts w:ascii="Consolas" w:hAnsi="Consolas"/>
          <w:b/>
          <w:bCs/>
          <w:color w:val="000066"/>
          <w:bdr w:val="none" w:sz="0" w:space="0" w:color="auto" w:frame="1"/>
        </w:rPr>
        <w:t>=</w:t>
      </w:r>
      <w:r>
        <w:rPr>
          <w:rStyle w:val="re2"/>
          <w:rFonts w:ascii="Consolas" w:hAnsi="Consolas"/>
          <w:color w:val="660066"/>
          <w:bdr w:val="none" w:sz="0" w:space="0" w:color="auto" w:frame="1"/>
        </w:rPr>
        <w:t>==================================================================================================</w:t>
      </w:r>
    </w:p>
    <w:p w:rsidR="000D3B7B" w:rsidRDefault="000D3B7B" w:rsidP="000D3B7B">
      <w:pPr>
        <w:pStyle w:val="HTMLPreformatted"/>
        <w:shd w:val="clear" w:color="auto" w:fill="FDFDFD"/>
        <w:rPr>
          <w:rFonts w:ascii="Consolas" w:hAnsi="Consolas"/>
          <w:color w:val="444444"/>
        </w:rPr>
      </w:pPr>
      <w:r>
        <w:rPr>
          <w:rFonts w:ascii="Consolas" w:hAnsi="Consolas"/>
          <w:color w:val="444444"/>
        </w:rPr>
        <w:t>Installing:</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w:t>
      </w:r>
      <w:proofErr w:type="spellStart"/>
      <w:r>
        <w:rPr>
          <w:rFonts w:ascii="Consolas" w:hAnsi="Consolas"/>
          <w:color w:val="444444"/>
        </w:rPr>
        <w:t>dnf-utils</w:t>
      </w:r>
      <w:proofErr w:type="spellEnd"/>
      <w:r>
        <w:rPr>
          <w:rFonts w:ascii="Consolas" w:hAnsi="Consolas"/>
          <w:color w:val="444444"/>
        </w:rPr>
        <w:t xml:space="preserve">              </w:t>
      </w:r>
      <w:proofErr w:type="spellStart"/>
      <w:r>
        <w:rPr>
          <w:rFonts w:ascii="Consolas" w:hAnsi="Consolas"/>
          <w:color w:val="444444"/>
        </w:rPr>
        <w:t>noarch</w:t>
      </w:r>
      <w:proofErr w:type="spellEnd"/>
      <w:r>
        <w:rPr>
          <w:rFonts w:ascii="Consolas" w:hAnsi="Consolas"/>
          <w:color w:val="444444"/>
        </w:rPr>
        <w:t xml:space="preserve">              4.0.2.2-</w:t>
      </w:r>
      <w:r>
        <w:rPr>
          <w:rStyle w:val="nu0"/>
          <w:rFonts w:ascii="Consolas" w:hAnsi="Consolas"/>
          <w:color w:val="444444"/>
          <w:bdr w:val="none" w:sz="0" w:space="0" w:color="auto" w:frame="1"/>
        </w:rPr>
        <w:t>3</w:t>
      </w:r>
      <w:r>
        <w:rPr>
          <w:rFonts w:ascii="Consolas" w:hAnsi="Consolas"/>
          <w:color w:val="444444"/>
        </w:rPr>
        <w:t xml:space="preserve">.el8                </w:t>
      </w:r>
      <w:proofErr w:type="spellStart"/>
      <w:r>
        <w:rPr>
          <w:rFonts w:ascii="Consolas" w:hAnsi="Consolas"/>
          <w:color w:val="444444"/>
        </w:rPr>
        <w:t>BaseOS</w:t>
      </w:r>
      <w:proofErr w:type="spellEnd"/>
      <w:r>
        <w:rPr>
          <w:rFonts w:ascii="Consolas" w:hAnsi="Consolas"/>
          <w:color w:val="444444"/>
        </w:rPr>
        <w:t xml:space="preserve">               </w:t>
      </w:r>
      <w:r>
        <w:rPr>
          <w:rStyle w:val="nu0"/>
          <w:rFonts w:ascii="Consolas" w:hAnsi="Consolas"/>
          <w:color w:val="444444"/>
          <w:bdr w:val="none" w:sz="0" w:space="0" w:color="auto" w:frame="1"/>
        </w:rPr>
        <w:t>62</w:t>
      </w:r>
      <w:r>
        <w:rPr>
          <w:rFonts w:ascii="Consolas" w:hAnsi="Consolas"/>
          <w:color w:val="444444"/>
        </w:rPr>
        <w:t xml:space="preserve"> k</w:t>
      </w:r>
    </w:p>
    <w:p w:rsidR="000D3B7B" w:rsidRDefault="000D3B7B" w:rsidP="000D3B7B">
      <w:pPr>
        <w:pStyle w:val="HTMLPreformatted"/>
        <w:shd w:val="clear" w:color="auto" w:fill="FDFDFD"/>
        <w:rPr>
          <w:rFonts w:ascii="Consolas" w:hAnsi="Consolas"/>
          <w:color w:val="444444"/>
        </w:rPr>
      </w:pPr>
      <w:r>
        <w:rPr>
          <w:rFonts w:ascii="Consolas" w:hAnsi="Consolas"/>
          <w:color w:val="444444"/>
        </w:rPr>
        <w:t> </w:t>
      </w:r>
    </w:p>
    <w:p w:rsidR="000D3B7B" w:rsidRDefault="000D3B7B" w:rsidP="000D3B7B">
      <w:pPr>
        <w:pStyle w:val="HTMLPreformatted"/>
        <w:shd w:val="clear" w:color="auto" w:fill="FDFDFD"/>
        <w:rPr>
          <w:rFonts w:ascii="Consolas" w:hAnsi="Consolas"/>
          <w:color w:val="444444"/>
        </w:rPr>
      </w:pPr>
      <w:r>
        <w:rPr>
          <w:rFonts w:ascii="Consolas" w:hAnsi="Consolas"/>
          <w:color w:val="444444"/>
        </w:rPr>
        <w:t>Transaction Summary</w:t>
      </w:r>
    </w:p>
    <w:p w:rsidR="000D3B7B" w:rsidRDefault="000D3B7B" w:rsidP="000D3B7B">
      <w:pPr>
        <w:pStyle w:val="HTMLPreformatted"/>
        <w:shd w:val="clear" w:color="auto" w:fill="FDFDFD"/>
        <w:rPr>
          <w:rFonts w:ascii="Consolas" w:hAnsi="Consolas"/>
          <w:color w:val="444444"/>
        </w:rPr>
      </w:pPr>
      <w:r>
        <w:rPr>
          <w:rStyle w:val="sy0"/>
          <w:rFonts w:ascii="Consolas" w:hAnsi="Consolas"/>
          <w:b/>
          <w:bCs/>
          <w:color w:val="000066"/>
          <w:bdr w:val="none" w:sz="0" w:space="0" w:color="auto" w:frame="1"/>
        </w:rPr>
        <w:t>=</w:t>
      </w:r>
      <w:r>
        <w:rPr>
          <w:rStyle w:val="re2"/>
          <w:rFonts w:ascii="Consolas" w:hAnsi="Consolas"/>
          <w:color w:val="660066"/>
          <w:bdr w:val="none" w:sz="0" w:space="0" w:color="auto" w:frame="1"/>
        </w:rPr>
        <w:t>==================================================================================================</w:t>
      </w:r>
    </w:p>
    <w:p w:rsidR="000D3B7B" w:rsidRDefault="000D3B7B" w:rsidP="000D3B7B">
      <w:pPr>
        <w:pStyle w:val="HTMLPreformatted"/>
        <w:shd w:val="clear" w:color="auto" w:fill="FDFDFD"/>
        <w:rPr>
          <w:rFonts w:ascii="Consolas" w:hAnsi="Consolas"/>
          <w:color w:val="444444"/>
        </w:rPr>
      </w:pPr>
      <w:proofErr w:type="gramStart"/>
      <w:r>
        <w:rPr>
          <w:rFonts w:ascii="Consolas" w:hAnsi="Consolas"/>
          <w:color w:val="444444"/>
        </w:rPr>
        <w:t xml:space="preserve">Install  </w:t>
      </w:r>
      <w:r>
        <w:rPr>
          <w:rStyle w:val="nu0"/>
          <w:rFonts w:ascii="Consolas" w:hAnsi="Consolas"/>
          <w:color w:val="444444"/>
          <w:bdr w:val="none" w:sz="0" w:space="0" w:color="auto" w:frame="1"/>
        </w:rPr>
        <w:t>1</w:t>
      </w:r>
      <w:proofErr w:type="gramEnd"/>
      <w:r>
        <w:rPr>
          <w:rFonts w:ascii="Consolas" w:hAnsi="Consolas"/>
          <w:color w:val="444444"/>
        </w:rPr>
        <w:t xml:space="preserve"> Package</w:t>
      </w:r>
    </w:p>
    <w:p w:rsidR="000D3B7B" w:rsidRDefault="000D3B7B" w:rsidP="000D3B7B">
      <w:pPr>
        <w:pStyle w:val="HTMLPreformatted"/>
        <w:shd w:val="clear" w:color="auto" w:fill="FDFDFD"/>
        <w:rPr>
          <w:rFonts w:ascii="Consolas" w:hAnsi="Consolas"/>
          <w:color w:val="444444"/>
        </w:rPr>
      </w:pPr>
      <w:r>
        <w:rPr>
          <w:rFonts w:ascii="Consolas" w:hAnsi="Consolas"/>
          <w:color w:val="444444"/>
        </w:rPr>
        <w:t>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Total download size: </w:t>
      </w:r>
      <w:r>
        <w:rPr>
          <w:rStyle w:val="nu0"/>
          <w:rFonts w:ascii="Consolas" w:hAnsi="Consolas"/>
          <w:color w:val="444444"/>
          <w:bdr w:val="none" w:sz="0" w:space="0" w:color="auto" w:frame="1"/>
        </w:rPr>
        <w:t>62</w:t>
      </w:r>
      <w:r>
        <w:rPr>
          <w:rFonts w:ascii="Consolas" w:hAnsi="Consolas"/>
          <w:color w:val="444444"/>
        </w:rPr>
        <w:t xml:space="preserve"> k</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Installed size: </w:t>
      </w:r>
      <w:r>
        <w:rPr>
          <w:rStyle w:val="nu0"/>
          <w:rFonts w:ascii="Consolas" w:hAnsi="Consolas"/>
          <w:color w:val="444444"/>
          <w:bdr w:val="none" w:sz="0" w:space="0" w:color="auto" w:frame="1"/>
        </w:rPr>
        <w:t>18</w:t>
      </w:r>
      <w:r>
        <w:rPr>
          <w:rFonts w:ascii="Consolas" w:hAnsi="Consolas"/>
          <w:color w:val="444444"/>
        </w:rPr>
        <w:t xml:space="preserve"> k</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Is this ok </w:t>
      </w:r>
      <w:r>
        <w:rPr>
          <w:rStyle w:val="br0"/>
          <w:rFonts w:ascii="Consolas" w:hAnsi="Consolas"/>
          <w:b/>
          <w:bCs/>
          <w:color w:val="444444"/>
          <w:bdr w:val="none" w:sz="0" w:space="0" w:color="auto" w:frame="1"/>
        </w:rPr>
        <w:t>[</w:t>
      </w:r>
      <w:r>
        <w:rPr>
          <w:rStyle w:val="re0"/>
          <w:rFonts w:ascii="Consolas" w:hAnsi="Consolas"/>
          <w:b/>
          <w:bCs/>
          <w:color w:val="000066"/>
          <w:bdr w:val="none" w:sz="0" w:space="0" w:color="auto" w:frame="1"/>
        </w:rPr>
        <w:t>y/N</w:t>
      </w:r>
      <w:r>
        <w:rPr>
          <w:rStyle w:val="br0"/>
          <w:rFonts w:ascii="Consolas" w:hAnsi="Consolas"/>
          <w:b/>
          <w:bCs/>
          <w:color w:val="444444"/>
          <w:bdr w:val="none" w:sz="0" w:space="0" w:color="auto" w:frame="1"/>
        </w:rPr>
        <w:t>]</w:t>
      </w:r>
      <w:r>
        <w:rPr>
          <w:rFonts w:ascii="Consolas" w:hAnsi="Consolas"/>
          <w:color w:val="444444"/>
        </w:rPr>
        <w:t>: y</w:t>
      </w:r>
    </w:p>
    <w:p w:rsidR="000D3B7B" w:rsidRDefault="000D3B7B" w:rsidP="000D3B7B">
      <w:pPr>
        <w:pStyle w:val="HTMLPreformatted"/>
        <w:shd w:val="clear" w:color="auto" w:fill="FDFDFD"/>
        <w:rPr>
          <w:rFonts w:ascii="Consolas" w:hAnsi="Consolas"/>
          <w:color w:val="444444"/>
        </w:rPr>
      </w:pPr>
      <w:r>
        <w:rPr>
          <w:rFonts w:ascii="Consolas" w:hAnsi="Consolas"/>
          <w:color w:val="444444"/>
        </w:rPr>
        <w:t>Downloading Packages:</w:t>
      </w:r>
    </w:p>
    <w:p w:rsidR="000D3B7B" w:rsidRDefault="000D3B7B" w:rsidP="000D3B7B">
      <w:pPr>
        <w:pStyle w:val="HTMLPreformatted"/>
        <w:shd w:val="clear" w:color="auto" w:fill="FDFDFD"/>
        <w:rPr>
          <w:rFonts w:ascii="Consolas" w:hAnsi="Consolas"/>
          <w:color w:val="444444"/>
        </w:rPr>
      </w:pPr>
      <w:r>
        <w:rPr>
          <w:rFonts w:ascii="Consolas" w:hAnsi="Consolas"/>
          <w:color w:val="444444"/>
        </w:rPr>
        <w:t>dnf-utils-4.0.2.2-</w:t>
      </w:r>
      <w:r>
        <w:rPr>
          <w:rStyle w:val="nu0"/>
          <w:rFonts w:ascii="Consolas" w:hAnsi="Consolas"/>
          <w:color w:val="444444"/>
          <w:bdr w:val="none" w:sz="0" w:space="0" w:color="auto" w:frame="1"/>
        </w:rPr>
        <w:t>3</w:t>
      </w:r>
      <w:r>
        <w:rPr>
          <w:rFonts w:ascii="Consolas" w:hAnsi="Consolas"/>
          <w:color w:val="444444"/>
        </w:rPr>
        <w:t xml:space="preserve">.el8.noarch.rpm                                  </w:t>
      </w:r>
      <w:r>
        <w:rPr>
          <w:rStyle w:val="nu0"/>
          <w:rFonts w:ascii="Consolas" w:hAnsi="Consolas"/>
          <w:color w:val="444444"/>
          <w:bdr w:val="none" w:sz="0" w:space="0" w:color="auto" w:frame="1"/>
        </w:rPr>
        <w:t>11</w:t>
      </w:r>
      <w:r>
        <w:rPr>
          <w:rFonts w:ascii="Consolas" w:hAnsi="Consolas"/>
          <w:color w:val="444444"/>
        </w:rPr>
        <w:t xml:space="preserve"> MB/s </w:t>
      </w:r>
      <w:proofErr w:type="gramStart"/>
      <w:r>
        <w:rPr>
          <w:rFonts w:ascii="Consolas" w:hAnsi="Consolas"/>
          <w:color w:val="444444"/>
        </w:rPr>
        <w:t xml:space="preserve">|  </w:t>
      </w:r>
      <w:r>
        <w:rPr>
          <w:rStyle w:val="nu0"/>
          <w:rFonts w:ascii="Consolas" w:hAnsi="Consolas"/>
          <w:color w:val="444444"/>
          <w:bdr w:val="none" w:sz="0" w:space="0" w:color="auto" w:frame="1"/>
        </w:rPr>
        <w:t>62</w:t>
      </w:r>
      <w:proofErr w:type="gramEnd"/>
      <w:r>
        <w:rPr>
          <w:rFonts w:ascii="Consolas" w:hAnsi="Consolas"/>
          <w:color w:val="444444"/>
        </w:rPr>
        <w:t xml:space="preserve"> kB     00:00    </w:t>
      </w:r>
    </w:p>
    <w:p w:rsidR="000D3B7B" w:rsidRDefault="000D3B7B" w:rsidP="000D3B7B">
      <w:pPr>
        <w:pStyle w:val="HTMLPreformatted"/>
        <w:shd w:val="clear" w:color="auto" w:fill="FDFDFD"/>
        <w:rPr>
          <w:rFonts w:ascii="Consolas" w:hAnsi="Consolas"/>
          <w:color w:val="444444"/>
        </w:rPr>
      </w:pPr>
      <w:r>
        <w:rPr>
          <w:rFonts w:ascii="Consolas" w:hAnsi="Consolas"/>
          <w:color w:val="444444"/>
        </w:rPr>
        <w:t>---------------------------------------------------------------------------------------------------</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Total                                                              </w:t>
      </w:r>
      <w:r>
        <w:rPr>
          <w:rStyle w:val="nu0"/>
          <w:rFonts w:ascii="Consolas" w:hAnsi="Consolas"/>
          <w:color w:val="444444"/>
          <w:bdr w:val="none" w:sz="0" w:space="0" w:color="auto" w:frame="1"/>
        </w:rPr>
        <w:t>6.1</w:t>
      </w:r>
      <w:r>
        <w:rPr>
          <w:rFonts w:ascii="Consolas" w:hAnsi="Consolas"/>
          <w:color w:val="444444"/>
        </w:rPr>
        <w:t xml:space="preserve"> MB/s </w:t>
      </w:r>
      <w:proofErr w:type="gramStart"/>
      <w:r>
        <w:rPr>
          <w:rFonts w:ascii="Consolas" w:hAnsi="Consolas"/>
          <w:color w:val="444444"/>
        </w:rPr>
        <w:t xml:space="preserve">|  </w:t>
      </w:r>
      <w:r>
        <w:rPr>
          <w:rStyle w:val="nu0"/>
          <w:rFonts w:ascii="Consolas" w:hAnsi="Consolas"/>
          <w:color w:val="444444"/>
          <w:bdr w:val="none" w:sz="0" w:space="0" w:color="auto" w:frame="1"/>
        </w:rPr>
        <w:t>62</w:t>
      </w:r>
      <w:proofErr w:type="gramEnd"/>
      <w:r>
        <w:rPr>
          <w:rFonts w:ascii="Consolas" w:hAnsi="Consolas"/>
          <w:color w:val="444444"/>
        </w:rPr>
        <w:t xml:space="preserve"> kB     00:00     </w:t>
      </w:r>
    </w:p>
    <w:p w:rsidR="000D3B7B" w:rsidRDefault="000D3B7B" w:rsidP="000D3B7B">
      <w:pPr>
        <w:pStyle w:val="HTMLPreformatted"/>
        <w:shd w:val="clear" w:color="auto" w:fill="FDFDFD"/>
        <w:rPr>
          <w:rFonts w:ascii="Consolas" w:hAnsi="Consolas"/>
          <w:color w:val="444444"/>
        </w:rPr>
      </w:pPr>
      <w:r>
        <w:rPr>
          <w:rFonts w:ascii="Consolas" w:hAnsi="Consolas"/>
          <w:color w:val="444444"/>
        </w:rPr>
        <w:t>Running transaction check</w:t>
      </w:r>
    </w:p>
    <w:p w:rsidR="000D3B7B" w:rsidRDefault="000D3B7B" w:rsidP="000D3B7B">
      <w:pPr>
        <w:pStyle w:val="HTMLPreformatted"/>
        <w:shd w:val="clear" w:color="auto" w:fill="FDFDFD"/>
        <w:rPr>
          <w:rFonts w:ascii="Consolas" w:hAnsi="Consolas"/>
          <w:color w:val="444444"/>
        </w:rPr>
      </w:pPr>
      <w:r>
        <w:rPr>
          <w:rFonts w:ascii="Consolas" w:hAnsi="Consolas"/>
          <w:color w:val="444444"/>
        </w:rPr>
        <w:t>Transaction check succeeded.</w:t>
      </w:r>
    </w:p>
    <w:p w:rsidR="000D3B7B" w:rsidRDefault="000D3B7B" w:rsidP="000D3B7B">
      <w:pPr>
        <w:pStyle w:val="HTMLPreformatted"/>
        <w:shd w:val="clear" w:color="auto" w:fill="FDFDFD"/>
        <w:rPr>
          <w:rFonts w:ascii="Consolas" w:hAnsi="Consolas"/>
          <w:color w:val="444444"/>
        </w:rPr>
      </w:pPr>
      <w:r>
        <w:rPr>
          <w:rFonts w:ascii="Consolas" w:hAnsi="Consolas"/>
          <w:color w:val="444444"/>
        </w:rPr>
        <w:t>Running transaction test</w:t>
      </w:r>
    </w:p>
    <w:p w:rsidR="000D3B7B" w:rsidRDefault="000D3B7B" w:rsidP="000D3B7B">
      <w:pPr>
        <w:pStyle w:val="HTMLPreformatted"/>
        <w:shd w:val="clear" w:color="auto" w:fill="FDFDFD"/>
        <w:rPr>
          <w:rFonts w:ascii="Consolas" w:hAnsi="Consolas"/>
          <w:color w:val="444444"/>
        </w:rPr>
      </w:pPr>
      <w:r>
        <w:rPr>
          <w:rFonts w:ascii="Consolas" w:hAnsi="Consolas"/>
          <w:color w:val="444444"/>
        </w:rPr>
        <w:t>Transaction test succeeded.</w:t>
      </w:r>
    </w:p>
    <w:p w:rsidR="000D3B7B" w:rsidRDefault="000D3B7B" w:rsidP="000D3B7B">
      <w:pPr>
        <w:pStyle w:val="HTMLPreformatted"/>
        <w:shd w:val="clear" w:color="auto" w:fill="FDFDFD"/>
        <w:rPr>
          <w:rFonts w:ascii="Consolas" w:hAnsi="Consolas"/>
          <w:color w:val="444444"/>
        </w:rPr>
      </w:pPr>
      <w:r>
        <w:rPr>
          <w:rFonts w:ascii="Consolas" w:hAnsi="Consolas"/>
          <w:color w:val="444444"/>
        </w:rPr>
        <w:t>Running transaction</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Preparing      </w:t>
      </w:r>
      <w:proofErr w:type="gramStart"/>
      <w:r>
        <w:rPr>
          <w:rFonts w:ascii="Consolas" w:hAnsi="Consolas"/>
          <w:color w:val="444444"/>
        </w:rPr>
        <w:t xml:space="preserve">  :</w:t>
      </w:r>
      <w:proofErr w:type="gramEnd"/>
      <w:r>
        <w:rPr>
          <w:rFonts w:ascii="Consolas" w:hAnsi="Consolas"/>
          <w:color w:val="444444"/>
        </w:rPr>
        <w:t xml:space="preserve">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1</w:t>
      </w:r>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lastRenderedPageBreak/>
        <w:t xml:space="preserve">  Installing     </w:t>
      </w:r>
      <w:proofErr w:type="gramStart"/>
      <w:r>
        <w:rPr>
          <w:rFonts w:ascii="Consolas" w:hAnsi="Consolas"/>
          <w:color w:val="444444"/>
        </w:rPr>
        <w:t xml:space="preserve">  :</w:t>
      </w:r>
      <w:proofErr w:type="gramEnd"/>
      <w:r>
        <w:rPr>
          <w:rFonts w:ascii="Consolas" w:hAnsi="Consolas"/>
          <w:color w:val="444444"/>
        </w:rPr>
        <w:t xml:space="preserve"> dnf-utils-4.0.2.2-</w:t>
      </w:r>
      <w:r>
        <w:rPr>
          <w:rStyle w:val="nu0"/>
          <w:rFonts w:ascii="Consolas" w:hAnsi="Consolas"/>
          <w:color w:val="444444"/>
          <w:bdr w:val="none" w:sz="0" w:space="0" w:color="auto" w:frame="1"/>
        </w:rPr>
        <w:t>3</w:t>
      </w:r>
      <w:r>
        <w:rPr>
          <w:rFonts w:ascii="Consolas" w:hAnsi="Consolas"/>
          <w:color w:val="444444"/>
        </w:rPr>
        <w:t xml:space="preserve">.el8.noarch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1</w:t>
      </w:r>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Running </w:t>
      </w:r>
      <w:proofErr w:type="spellStart"/>
      <w:r>
        <w:rPr>
          <w:rFonts w:ascii="Consolas" w:hAnsi="Consolas"/>
          <w:color w:val="444444"/>
        </w:rPr>
        <w:t>scriptlet</w:t>
      </w:r>
      <w:proofErr w:type="spellEnd"/>
      <w:r>
        <w:rPr>
          <w:rFonts w:ascii="Consolas" w:hAnsi="Consolas"/>
          <w:color w:val="444444"/>
        </w:rPr>
        <w:t>: dnf-utils-4.0.2.2-</w:t>
      </w:r>
      <w:r>
        <w:rPr>
          <w:rStyle w:val="nu0"/>
          <w:rFonts w:ascii="Consolas" w:hAnsi="Consolas"/>
          <w:color w:val="444444"/>
          <w:bdr w:val="none" w:sz="0" w:space="0" w:color="auto" w:frame="1"/>
        </w:rPr>
        <w:t>3</w:t>
      </w:r>
      <w:r>
        <w:rPr>
          <w:rFonts w:ascii="Consolas" w:hAnsi="Consolas"/>
          <w:color w:val="444444"/>
        </w:rPr>
        <w:t xml:space="preserve">.el8.noarch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1</w:t>
      </w:r>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Verifying      </w:t>
      </w:r>
      <w:proofErr w:type="gramStart"/>
      <w:r>
        <w:rPr>
          <w:rFonts w:ascii="Consolas" w:hAnsi="Consolas"/>
          <w:color w:val="444444"/>
        </w:rPr>
        <w:t xml:space="preserve">  :</w:t>
      </w:r>
      <w:proofErr w:type="gramEnd"/>
      <w:r>
        <w:rPr>
          <w:rFonts w:ascii="Consolas" w:hAnsi="Consolas"/>
          <w:color w:val="444444"/>
        </w:rPr>
        <w:t xml:space="preserve"> dnf-utils-4.0.2.2-</w:t>
      </w:r>
      <w:r>
        <w:rPr>
          <w:rStyle w:val="nu0"/>
          <w:rFonts w:ascii="Consolas" w:hAnsi="Consolas"/>
          <w:color w:val="444444"/>
          <w:bdr w:val="none" w:sz="0" w:space="0" w:color="auto" w:frame="1"/>
        </w:rPr>
        <w:t>3</w:t>
      </w:r>
      <w:r>
        <w:rPr>
          <w:rFonts w:ascii="Consolas" w:hAnsi="Consolas"/>
          <w:color w:val="444444"/>
        </w:rPr>
        <w:t xml:space="preserve">.el8.noarch                                            </w:t>
      </w:r>
      <w:r>
        <w:rPr>
          <w:rStyle w:val="nu0"/>
          <w:rFonts w:ascii="Consolas" w:hAnsi="Consolas"/>
          <w:color w:val="444444"/>
          <w:bdr w:val="none" w:sz="0" w:space="0" w:color="auto" w:frame="1"/>
        </w:rPr>
        <w:t>1</w:t>
      </w:r>
      <w:r>
        <w:rPr>
          <w:rFonts w:ascii="Consolas" w:hAnsi="Consolas"/>
          <w:color w:val="444444"/>
        </w:rPr>
        <w:t>/</w:t>
      </w:r>
      <w:r>
        <w:rPr>
          <w:rStyle w:val="nu0"/>
          <w:rFonts w:ascii="Consolas" w:hAnsi="Consolas"/>
          <w:color w:val="444444"/>
          <w:bdr w:val="none" w:sz="0" w:space="0" w:color="auto" w:frame="1"/>
        </w:rPr>
        <w:t>1</w:t>
      </w:r>
      <w:r>
        <w:rPr>
          <w:rFonts w:ascii="Consolas" w:hAnsi="Consolas"/>
          <w:color w:val="444444"/>
        </w:rPr>
        <w:t xml:space="preserve">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w:t>
      </w:r>
    </w:p>
    <w:p w:rsidR="000D3B7B" w:rsidRDefault="000D3B7B" w:rsidP="000D3B7B">
      <w:pPr>
        <w:pStyle w:val="HTMLPreformatted"/>
        <w:shd w:val="clear" w:color="auto" w:fill="FDFDFD"/>
        <w:rPr>
          <w:rFonts w:ascii="Consolas" w:hAnsi="Consolas"/>
          <w:color w:val="444444"/>
        </w:rPr>
      </w:pPr>
      <w:r>
        <w:rPr>
          <w:rFonts w:ascii="Consolas" w:hAnsi="Consolas"/>
          <w:color w:val="444444"/>
        </w:rPr>
        <w:t>Installed:</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  dnf-utils-4.0.2.2-</w:t>
      </w:r>
      <w:r>
        <w:rPr>
          <w:rStyle w:val="nu0"/>
          <w:rFonts w:ascii="Consolas" w:hAnsi="Consolas"/>
          <w:color w:val="444444"/>
          <w:bdr w:val="none" w:sz="0" w:space="0" w:color="auto" w:frame="1"/>
        </w:rPr>
        <w:t>3</w:t>
      </w:r>
      <w:r>
        <w:rPr>
          <w:rFonts w:ascii="Consolas" w:hAnsi="Consolas"/>
          <w:color w:val="444444"/>
        </w:rPr>
        <w:t xml:space="preserve">.el8.noarch                                                                   </w:t>
      </w:r>
    </w:p>
    <w:p w:rsidR="000D3B7B" w:rsidRDefault="000D3B7B" w:rsidP="000D3B7B">
      <w:pPr>
        <w:pStyle w:val="HTMLPreformatted"/>
        <w:shd w:val="clear" w:color="auto" w:fill="FDFDFD"/>
        <w:rPr>
          <w:rFonts w:ascii="Consolas" w:hAnsi="Consolas"/>
          <w:color w:val="444444"/>
        </w:rPr>
      </w:pPr>
      <w:r>
        <w:rPr>
          <w:rFonts w:ascii="Consolas" w:hAnsi="Consolas"/>
          <w:color w:val="444444"/>
        </w:rPr>
        <w:t> </w:t>
      </w:r>
    </w:p>
    <w:p w:rsidR="000D3B7B" w:rsidRDefault="000D3B7B" w:rsidP="000D3B7B">
      <w:pPr>
        <w:pStyle w:val="HTMLPreformatted"/>
        <w:shd w:val="clear" w:color="auto" w:fill="FDFDFD"/>
        <w:rPr>
          <w:rFonts w:ascii="Consolas" w:hAnsi="Consolas"/>
          <w:color w:val="444444"/>
        </w:rPr>
      </w:pPr>
      <w:r>
        <w:rPr>
          <w:rFonts w:ascii="Consolas" w:hAnsi="Consolas"/>
          <w:color w:val="444444"/>
        </w:rPr>
        <w:t>Complete!</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To check installed packages in CentOS Linux, execute:</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w:t>
      </w:r>
      <w:proofErr w:type="spellStart"/>
      <w:r>
        <w:rPr>
          <w:rStyle w:val="HTMLCode"/>
          <w:rFonts w:ascii="Consolas" w:hAnsi="Consolas"/>
          <w:color w:val="111111"/>
        </w:rPr>
        <w:t>repoquery</w:t>
      </w:r>
      <w:proofErr w:type="spellEnd"/>
      <w:r>
        <w:rPr>
          <w:rStyle w:val="HTMLCode"/>
          <w:rFonts w:ascii="Consolas" w:hAnsi="Consolas"/>
          <w:color w:val="111111"/>
        </w:rPr>
        <w:t xml:space="preserve"> -a --installed</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NetworkManager-</w:t>
      </w:r>
      <w:proofErr w:type="gramStart"/>
      <w:r>
        <w:rPr>
          <w:rFonts w:ascii="Consolas" w:hAnsi="Consolas"/>
          <w:color w:val="111111"/>
          <w:sz w:val="24"/>
          <w:szCs w:val="24"/>
        </w:rPr>
        <w:t>1:1.14.0-14.el8.x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NetworkManager-libnm-</w:t>
      </w:r>
      <w:proofErr w:type="gramStart"/>
      <w:r>
        <w:rPr>
          <w:rFonts w:ascii="Consolas" w:hAnsi="Consolas"/>
          <w:color w:val="111111"/>
          <w:sz w:val="24"/>
          <w:szCs w:val="24"/>
        </w:rPr>
        <w:t>1:1.14.0-14.el8.x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NetworkManager-team-</w:t>
      </w:r>
      <w:proofErr w:type="gramStart"/>
      <w:r>
        <w:rPr>
          <w:rFonts w:ascii="Consolas" w:hAnsi="Consolas"/>
          <w:color w:val="111111"/>
          <w:sz w:val="24"/>
          <w:szCs w:val="24"/>
        </w:rPr>
        <w:t>1:1.14.0-14.el8.x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NetworkManager-tui-</w:t>
      </w:r>
      <w:proofErr w:type="gramStart"/>
      <w:r>
        <w:rPr>
          <w:rFonts w:ascii="Consolas" w:hAnsi="Consolas"/>
          <w:color w:val="111111"/>
          <w:sz w:val="24"/>
          <w:szCs w:val="24"/>
        </w:rPr>
        <w:t>1:1.14.0-14.el8.x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acl-</w:t>
      </w:r>
      <w:proofErr w:type="gramStart"/>
      <w:r>
        <w:rPr>
          <w:rFonts w:ascii="Consolas" w:hAnsi="Consolas"/>
          <w:color w:val="111111"/>
          <w:sz w:val="24"/>
          <w:szCs w:val="24"/>
        </w:rPr>
        <w:t>0:2.2.53-1.el8.x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audit-</w:t>
      </w:r>
      <w:proofErr w:type="gramStart"/>
      <w:r>
        <w:rPr>
          <w:rFonts w:ascii="Consolas" w:hAnsi="Consolas"/>
          <w:color w:val="111111"/>
          <w:sz w:val="24"/>
          <w:szCs w:val="24"/>
        </w:rPr>
        <w:t>0:3.0-0.10.20180831git0047a6c.el8.x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audit-libs-</w:t>
      </w:r>
      <w:proofErr w:type="gramStart"/>
      <w:r>
        <w:rPr>
          <w:rFonts w:ascii="Consolas" w:hAnsi="Consolas"/>
          <w:color w:val="111111"/>
          <w:sz w:val="24"/>
          <w:szCs w:val="24"/>
        </w:rPr>
        <w:t>0:3.0-0.10.20180831git0047a6c.el8.x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authselect-</w:t>
      </w:r>
      <w:proofErr w:type="gramStart"/>
      <w:r>
        <w:rPr>
          <w:rFonts w:ascii="Consolas" w:hAnsi="Consolas"/>
          <w:color w:val="111111"/>
          <w:sz w:val="24"/>
          <w:szCs w:val="24"/>
        </w:rPr>
        <w:t>0:1.0-13.el8.x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authselect-compat-</w:t>
      </w:r>
      <w:proofErr w:type="gramStart"/>
      <w:r>
        <w:rPr>
          <w:rFonts w:ascii="Consolas" w:hAnsi="Consolas"/>
          <w:color w:val="111111"/>
          <w:sz w:val="24"/>
          <w:szCs w:val="24"/>
        </w:rPr>
        <w:t>0:1.0-13.el8.x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authselect-libs-</w:t>
      </w:r>
      <w:proofErr w:type="gramStart"/>
      <w:r>
        <w:rPr>
          <w:rFonts w:ascii="Consolas" w:hAnsi="Consolas"/>
          <w:color w:val="111111"/>
          <w:sz w:val="24"/>
          <w:szCs w:val="24"/>
        </w:rPr>
        <w:t>0:1.0-13.el8.x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basesystem-</w:t>
      </w:r>
      <w:proofErr w:type="gramStart"/>
      <w:r>
        <w:rPr>
          <w:rFonts w:ascii="Consolas" w:hAnsi="Consolas"/>
          <w:color w:val="111111"/>
          <w:sz w:val="24"/>
          <w:szCs w:val="24"/>
        </w:rPr>
        <w:t>0:11-5.el8.noarch</w:t>
      </w:r>
      <w:proofErr w:type="gramEnd"/>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lastRenderedPageBreak/>
        <w:t>vim-minimal-</w:t>
      </w:r>
      <w:proofErr w:type="gramStart"/>
      <w:r>
        <w:rPr>
          <w:rFonts w:ascii="Consolas" w:hAnsi="Consolas"/>
          <w:color w:val="111111"/>
          <w:sz w:val="24"/>
          <w:szCs w:val="24"/>
        </w:rPr>
        <w:t>2:8.0.1763-10.el8.x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virt-what-</w:t>
      </w:r>
      <w:proofErr w:type="gramStart"/>
      <w:r>
        <w:rPr>
          <w:rFonts w:ascii="Consolas" w:hAnsi="Consolas"/>
          <w:color w:val="111111"/>
          <w:sz w:val="24"/>
          <w:szCs w:val="24"/>
        </w:rPr>
        <w:t>0:1.18-6.el8.x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which-</w:t>
      </w:r>
      <w:proofErr w:type="gramStart"/>
      <w:r>
        <w:rPr>
          <w:rFonts w:ascii="Consolas" w:hAnsi="Consolas"/>
          <w:color w:val="111111"/>
          <w:sz w:val="24"/>
          <w:szCs w:val="24"/>
        </w:rPr>
        <w:t>0:2.21-10.el8.x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xfsprogs-</w:t>
      </w:r>
      <w:proofErr w:type="gramStart"/>
      <w:r>
        <w:rPr>
          <w:rFonts w:ascii="Consolas" w:hAnsi="Consolas"/>
          <w:color w:val="111111"/>
          <w:sz w:val="24"/>
          <w:szCs w:val="24"/>
        </w:rPr>
        <w:t>0:4.19.0-2.el8.x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xkeyboard-config-</w:t>
      </w:r>
      <w:proofErr w:type="gramStart"/>
      <w:r>
        <w:rPr>
          <w:rFonts w:ascii="Consolas" w:hAnsi="Consolas"/>
          <w:color w:val="111111"/>
          <w:sz w:val="24"/>
          <w:szCs w:val="24"/>
        </w:rPr>
        <w:t>0:2.24-3.el8.noarch</w:t>
      </w:r>
      <w:proofErr w:type="gramEnd"/>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xz-</w:t>
      </w:r>
      <w:proofErr w:type="gramStart"/>
      <w:r>
        <w:rPr>
          <w:rFonts w:ascii="Consolas" w:hAnsi="Consolas"/>
          <w:color w:val="111111"/>
          <w:sz w:val="24"/>
          <w:szCs w:val="24"/>
        </w:rPr>
        <w:t>0:5.2.4-3.el8.x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xz-libs-</w:t>
      </w:r>
      <w:proofErr w:type="gramStart"/>
      <w:r>
        <w:rPr>
          <w:rFonts w:ascii="Consolas" w:hAnsi="Consolas"/>
          <w:color w:val="111111"/>
          <w:sz w:val="24"/>
          <w:szCs w:val="24"/>
        </w:rPr>
        <w:t>0:5.2.4-3.el8.x</w:t>
      </w:r>
      <w:proofErr w:type="gramEnd"/>
      <w:r>
        <w:rPr>
          <w:rFonts w:ascii="Consolas" w:hAnsi="Consolas"/>
          <w:color w:val="111111"/>
          <w:sz w:val="24"/>
          <w:szCs w:val="24"/>
        </w:rPr>
        <w:t>86_64</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yum-</w:t>
      </w:r>
      <w:proofErr w:type="gramStart"/>
      <w:r>
        <w:rPr>
          <w:rFonts w:ascii="Consolas" w:hAnsi="Consolas"/>
          <w:color w:val="111111"/>
          <w:sz w:val="24"/>
          <w:szCs w:val="24"/>
        </w:rPr>
        <w:t>0:4.0.9.2-5.el8.noarch</w:t>
      </w:r>
      <w:proofErr w:type="gramEnd"/>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zlib-</w:t>
      </w:r>
      <w:proofErr w:type="gramStart"/>
      <w:r>
        <w:rPr>
          <w:rFonts w:ascii="Consolas" w:hAnsi="Consolas"/>
          <w:color w:val="111111"/>
          <w:sz w:val="24"/>
          <w:szCs w:val="24"/>
        </w:rPr>
        <w:t>0:1.2.11-10.el8.x</w:t>
      </w:r>
      <w:proofErr w:type="gramEnd"/>
      <w:r>
        <w:rPr>
          <w:rFonts w:ascii="Consolas" w:hAnsi="Consolas"/>
          <w:color w:val="111111"/>
          <w:sz w:val="24"/>
          <w:szCs w:val="24"/>
        </w:rPr>
        <w:t>86_64</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 xml:space="preserve">Display name, architecture and the containing repository of all </w:t>
      </w:r>
      <w:proofErr w:type="spellStart"/>
      <w:r>
        <w:rPr>
          <w:rFonts w:ascii="Arial" w:hAnsi="Arial" w:cs="Arial"/>
          <w:color w:val="111111"/>
          <w:sz w:val="27"/>
          <w:szCs w:val="27"/>
        </w:rPr>
        <w:t>nginx</w:t>
      </w:r>
      <w:proofErr w:type="spellEnd"/>
      <w:r>
        <w:rPr>
          <w:rFonts w:ascii="Arial" w:hAnsi="Arial" w:cs="Arial"/>
          <w:color w:val="111111"/>
          <w:sz w:val="27"/>
          <w:szCs w:val="27"/>
        </w:rPr>
        <w:t xml:space="preserve"> packages:</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w:t>
      </w:r>
      <w:proofErr w:type="spellStart"/>
      <w:r>
        <w:rPr>
          <w:rStyle w:val="HTMLCode"/>
          <w:rFonts w:ascii="Consolas" w:hAnsi="Consolas"/>
          <w:color w:val="111111"/>
        </w:rPr>
        <w:t>repoquery</w:t>
      </w:r>
      <w:proofErr w:type="spellEnd"/>
      <w:r>
        <w:rPr>
          <w:rStyle w:val="HTMLCode"/>
          <w:rFonts w:ascii="Consolas" w:hAnsi="Consolas"/>
          <w:color w:val="111111"/>
        </w:rPr>
        <w:t xml:space="preserve"> --</w:t>
      </w:r>
      <w:proofErr w:type="spellStart"/>
      <w:r>
        <w:rPr>
          <w:rStyle w:val="HTMLCode"/>
          <w:rFonts w:ascii="Consolas" w:hAnsi="Consolas"/>
          <w:color w:val="111111"/>
        </w:rPr>
        <w:t>queryformat</w:t>
      </w:r>
      <w:proofErr w:type="spellEnd"/>
      <w:r>
        <w:rPr>
          <w:rStyle w:val="HTMLCode"/>
          <w:rFonts w:ascii="Consolas" w:hAnsi="Consolas"/>
          <w:color w:val="111111"/>
        </w:rPr>
        <w:t xml:space="preserve"> '%{name}.%{arch} : %{</w:t>
      </w:r>
      <w:proofErr w:type="spellStart"/>
      <w:r>
        <w:rPr>
          <w:rStyle w:val="HTMLCode"/>
          <w:rFonts w:ascii="Consolas" w:hAnsi="Consolas"/>
          <w:color w:val="111111"/>
        </w:rPr>
        <w:t>reponame</w:t>
      </w:r>
      <w:proofErr w:type="spellEnd"/>
      <w:r>
        <w:rPr>
          <w:rStyle w:val="HTMLCode"/>
          <w:rFonts w:ascii="Consolas" w:hAnsi="Consolas"/>
          <w:color w:val="111111"/>
        </w:rPr>
        <w:t xml:space="preserve">}' </w:t>
      </w:r>
      <w:proofErr w:type="spellStart"/>
      <w:r>
        <w:rPr>
          <w:rStyle w:val="HTMLCode"/>
          <w:rFonts w:ascii="Consolas" w:hAnsi="Consolas"/>
          <w:color w:val="111111"/>
        </w:rPr>
        <w:t>nginx</w:t>
      </w:r>
      <w:proofErr w:type="spellEnd"/>
      <w:r>
        <w:rPr>
          <w:rFonts w:ascii="Arial" w:hAnsi="Arial" w:cs="Arial"/>
          <w:color w:val="111111"/>
          <w:sz w:val="27"/>
          <w:szCs w:val="27"/>
        </w:rPr>
        <w:br/>
        <w:t>List all available packages providing “webserver”:</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w:t>
      </w:r>
      <w:proofErr w:type="spellStart"/>
      <w:r>
        <w:rPr>
          <w:rStyle w:val="HTMLCode"/>
          <w:rFonts w:ascii="Consolas" w:hAnsi="Consolas"/>
          <w:color w:val="111111"/>
        </w:rPr>
        <w:t>repoquery</w:t>
      </w:r>
      <w:proofErr w:type="spellEnd"/>
      <w:r>
        <w:rPr>
          <w:rStyle w:val="HTMLCode"/>
          <w:rFonts w:ascii="Consolas" w:hAnsi="Consolas"/>
          <w:color w:val="111111"/>
        </w:rPr>
        <w:t xml:space="preserve"> --</w:t>
      </w:r>
      <w:proofErr w:type="spellStart"/>
      <w:r>
        <w:rPr>
          <w:rStyle w:val="HTMLCode"/>
          <w:rFonts w:ascii="Consolas" w:hAnsi="Consolas"/>
          <w:color w:val="111111"/>
        </w:rPr>
        <w:t>whatprovides</w:t>
      </w:r>
      <w:proofErr w:type="spellEnd"/>
      <w:r>
        <w:rPr>
          <w:rStyle w:val="HTMLCode"/>
          <w:rFonts w:ascii="Consolas" w:hAnsi="Consolas"/>
          <w:color w:val="111111"/>
        </w:rPr>
        <w:t xml:space="preserve"> webserver</w:t>
      </w:r>
      <w:r>
        <w:rPr>
          <w:rFonts w:ascii="Arial" w:hAnsi="Arial" w:cs="Arial"/>
          <w:color w:val="111111"/>
          <w:sz w:val="27"/>
          <w:szCs w:val="27"/>
        </w:rPr>
        <w:br/>
        <w:t>Or list all available packages providing “webserver” but only for “i686” architecture:</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w:t>
      </w:r>
      <w:proofErr w:type="spellStart"/>
      <w:r>
        <w:rPr>
          <w:rStyle w:val="HTMLCode"/>
          <w:rFonts w:ascii="Consolas" w:hAnsi="Consolas"/>
          <w:color w:val="111111"/>
        </w:rPr>
        <w:t>repoquery</w:t>
      </w:r>
      <w:proofErr w:type="spellEnd"/>
      <w:r>
        <w:rPr>
          <w:rStyle w:val="HTMLCode"/>
          <w:rFonts w:ascii="Consolas" w:hAnsi="Consolas"/>
          <w:color w:val="111111"/>
        </w:rPr>
        <w:t xml:space="preserve"> --</w:t>
      </w:r>
      <w:proofErr w:type="spellStart"/>
      <w:r>
        <w:rPr>
          <w:rStyle w:val="HTMLCode"/>
          <w:rFonts w:ascii="Consolas" w:hAnsi="Consolas"/>
          <w:color w:val="111111"/>
        </w:rPr>
        <w:t>whatprovides</w:t>
      </w:r>
      <w:proofErr w:type="spellEnd"/>
      <w:r>
        <w:rPr>
          <w:rStyle w:val="HTMLCode"/>
          <w:rFonts w:ascii="Consolas" w:hAnsi="Consolas"/>
          <w:color w:val="111111"/>
        </w:rPr>
        <w:t xml:space="preserve"> webserver --arch i686</w:t>
      </w:r>
    </w:p>
    <w:p w:rsidR="000D3B7B" w:rsidRDefault="000D3B7B" w:rsidP="000D3B7B">
      <w:pPr>
        <w:pStyle w:val="Heading3"/>
        <w:spacing w:before="450" w:after="180" w:line="570" w:lineRule="atLeast"/>
        <w:rPr>
          <w:rFonts w:ascii="Arial" w:hAnsi="Arial" w:cs="Arial"/>
          <w:color w:val="111111"/>
          <w:sz w:val="35"/>
          <w:szCs w:val="35"/>
        </w:rPr>
      </w:pPr>
      <w:r>
        <w:rPr>
          <w:rFonts w:ascii="Arial" w:hAnsi="Arial" w:cs="Arial"/>
          <w:b/>
          <w:bCs/>
          <w:color w:val="111111"/>
          <w:sz w:val="35"/>
          <w:szCs w:val="35"/>
        </w:rPr>
        <w:t xml:space="preserve">More on </w:t>
      </w:r>
      <w:proofErr w:type="spellStart"/>
      <w:r>
        <w:rPr>
          <w:rFonts w:ascii="Arial" w:hAnsi="Arial" w:cs="Arial"/>
          <w:b/>
          <w:bCs/>
          <w:color w:val="111111"/>
          <w:sz w:val="35"/>
          <w:szCs w:val="35"/>
        </w:rPr>
        <w:t>repoquery</w:t>
      </w:r>
      <w:proofErr w:type="spellEnd"/>
      <w:r>
        <w:rPr>
          <w:rFonts w:ascii="Arial" w:hAnsi="Arial" w:cs="Arial"/>
          <w:b/>
          <w:bCs/>
          <w:color w:val="111111"/>
          <w:sz w:val="35"/>
          <w:szCs w:val="35"/>
        </w:rPr>
        <w:t xml:space="preserve"> option</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Custom display format created using the </w:t>
      </w:r>
      <w:r>
        <w:rPr>
          <w:rStyle w:val="HTMLKeyboard"/>
          <w:rFonts w:ascii="Consolas" w:hAnsi="Consolas"/>
          <w:color w:val="4E4E4E"/>
          <w:sz w:val="21"/>
          <w:szCs w:val="21"/>
          <w:bdr w:val="single" w:sz="6" w:space="3" w:color="CCCCCC" w:frame="1"/>
          <w:shd w:val="clear" w:color="auto" w:fill="F7F7F7"/>
        </w:rPr>
        <w:t>-</w:t>
      </w:r>
      <w:proofErr w:type="spellStart"/>
      <w:r>
        <w:rPr>
          <w:rStyle w:val="HTMLKeyboard"/>
          <w:rFonts w:ascii="Consolas" w:hAnsi="Consolas"/>
          <w:color w:val="4E4E4E"/>
          <w:sz w:val="21"/>
          <w:szCs w:val="21"/>
          <w:bdr w:val="single" w:sz="6" w:space="3" w:color="CCCCCC" w:frame="1"/>
          <w:shd w:val="clear" w:color="auto" w:fill="F7F7F7"/>
        </w:rPr>
        <w:t>qf</w:t>
      </w:r>
      <w:proofErr w:type="spellEnd"/>
      <w:r>
        <w:rPr>
          <w:rStyle w:val="HTMLKeyboard"/>
          <w:rFonts w:ascii="Consolas" w:hAnsi="Consolas"/>
          <w:color w:val="4E4E4E"/>
          <w:sz w:val="21"/>
          <w:szCs w:val="21"/>
          <w:bdr w:val="single" w:sz="6" w:space="3" w:color="CCCCCC" w:frame="1"/>
          <w:shd w:val="clear" w:color="auto" w:fill="F7F7F7"/>
        </w:rPr>
        <w:t xml:space="preserve"> %{format}</w:t>
      </w:r>
      <w:r>
        <w:rPr>
          <w:rFonts w:ascii="Arial" w:hAnsi="Arial" w:cs="Arial"/>
          <w:color w:val="111111"/>
          <w:sz w:val="27"/>
          <w:szCs w:val="27"/>
        </w:rPr>
        <w:t> or </w:t>
      </w:r>
      <w:r>
        <w:rPr>
          <w:rStyle w:val="HTMLKeyboard"/>
          <w:rFonts w:ascii="Consolas" w:hAnsi="Consolas"/>
          <w:color w:val="4E4E4E"/>
          <w:sz w:val="21"/>
          <w:szCs w:val="21"/>
          <w:bdr w:val="single" w:sz="6" w:space="3" w:color="CCCCCC" w:frame="1"/>
          <w:shd w:val="clear" w:color="auto" w:fill="F7F7F7"/>
        </w:rPr>
        <w:t>--</w:t>
      </w:r>
      <w:proofErr w:type="spellStart"/>
      <w:r>
        <w:rPr>
          <w:rStyle w:val="HTMLKeyboard"/>
          <w:rFonts w:ascii="Consolas" w:hAnsi="Consolas"/>
          <w:color w:val="4E4E4E"/>
          <w:sz w:val="21"/>
          <w:szCs w:val="21"/>
          <w:bdr w:val="single" w:sz="6" w:space="3" w:color="CCCCCC" w:frame="1"/>
          <w:shd w:val="clear" w:color="auto" w:fill="F7F7F7"/>
        </w:rPr>
        <w:t>queryformat</w:t>
      </w:r>
      <w:proofErr w:type="spellEnd"/>
      <w:r>
        <w:rPr>
          <w:rStyle w:val="HTMLKeyboard"/>
          <w:rFonts w:ascii="Consolas" w:hAnsi="Consolas"/>
          <w:color w:val="4E4E4E"/>
          <w:sz w:val="21"/>
          <w:szCs w:val="21"/>
          <w:bdr w:val="single" w:sz="6" w:space="3" w:color="CCCCCC" w:frame="1"/>
          <w:shd w:val="clear" w:color="auto" w:fill="F7F7F7"/>
        </w:rPr>
        <w:t xml:space="preserve"> %{format}</w:t>
      </w:r>
      <w:r>
        <w:rPr>
          <w:rFonts w:ascii="Arial" w:hAnsi="Arial" w:cs="Arial"/>
          <w:color w:val="111111"/>
          <w:sz w:val="27"/>
          <w:szCs w:val="27"/>
        </w:rPr>
        <w:t> syntax. The </w:t>
      </w:r>
      <w:r>
        <w:rPr>
          <w:rStyle w:val="HTMLKeyboard"/>
          <w:rFonts w:ascii="Consolas" w:hAnsi="Consolas"/>
          <w:color w:val="4E4E4E"/>
          <w:sz w:val="21"/>
          <w:szCs w:val="21"/>
          <w:bdr w:val="single" w:sz="6" w:space="3" w:color="CCCCCC" w:frame="1"/>
          <w:shd w:val="clear" w:color="auto" w:fill="F7F7F7"/>
        </w:rPr>
        <w:t>%{format}</w:t>
      </w:r>
      <w:r>
        <w:rPr>
          <w:rFonts w:ascii="Arial" w:hAnsi="Arial" w:cs="Arial"/>
          <w:color w:val="111111"/>
          <w:sz w:val="27"/>
          <w:szCs w:val="27"/>
        </w:rPr>
        <w:t> is nothing but a string to output for each matched package. Every occurrence of </w:t>
      </w:r>
      <w:r>
        <w:rPr>
          <w:rStyle w:val="HTMLKeyboard"/>
          <w:rFonts w:ascii="Consolas" w:hAnsi="Consolas"/>
          <w:color w:val="4E4E4E"/>
          <w:sz w:val="21"/>
          <w:szCs w:val="21"/>
          <w:bdr w:val="single" w:sz="6" w:space="3" w:color="CCCCCC" w:frame="1"/>
          <w:shd w:val="clear" w:color="auto" w:fill="F7F7F7"/>
        </w:rPr>
        <w:t>%{&lt;tag&gt;}</w:t>
      </w:r>
      <w:r>
        <w:rPr>
          <w:rFonts w:ascii="Arial" w:hAnsi="Arial" w:cs="Arial"/>
          <w:color w:val="111111"/>
          <w:sz w:val="27"/>
          <w:szCs w:val="27"/>
        </w:rPr>
        <w:t> within is replaced by corresponding attribute of the package. List of recognized tags can be displayed by running</w:t>
      </w:r>
      <w:r>
        <w:rPr>
          <w:rFonts w:ascii="Arial" w:hAnsi="Arial" w:cs="Arial"/>
          <w:color w:val="111111"/>
          <w:sz w:val="27"/>
          <w:szCs w:val="27"/>
        </w:rPr>
        <w:br/>
      </w:r>
      <w:proofErr w:type="spellStart"/>
      <w:r>
        <w:rPr>
          <w:rStyle w:val="HTMLCode"/>
          <w:rFonts w:ascii="Consolas" w:hAnsi="Consolas"/>
          <w:color w:val="111111"/>
        </w:rPr>
        <w:t>dnf</w:t>
      </w:r>
      <w:proofErr w:type="spellEnd"/>
      <w:r>
        <w:rPr>
          <w:rStyle w:val="HTMLCode"/>
          <w:rFonts w:ascii="Consolas" w:hAnsi="Consolas"/>
          <w:color w:val="111111"/>
        </w:rPr>
        <w:t xml:space="preserve"> </w:t>
      </w:r>
      <w:proofErr w:type="spellStart"/>
      <w:r>
        <w:rPr>
          <w:rStyle w:val="HTMLCode"/>
          <w:rFonts w:ascii="Consolas" w:hAnsi="Consolas"/>
          <w:color w:val="111111"/>
        </w:rPr>
        <w:t>repoquery</w:t>
      </w:r>
      <w:proofErr w:type="spellEnd"/>
      <w:r>
        <w:rPr>
          <w:rStyle w:val="HTMLCode"/>
          <w:rFonts w:ascii="Consolas" w:hAnsi="Consolas"/>
          <w:color w:val="111111"/>
        </w:rPr>
        <w:t xml:space="preserve"> --</w:t>
      </w:r>
      <w:proofErr w:type="spellStart"/>
      <w:r>
        <w:rPr>
          <w:rStyle w:val="HTMLCode"/>
          <w:rFonts w:ascii="Consolas" w:hAnsi="Consolas"/>
          <w:color w:val="111111"/>
        </w:rPr>
        <w:t>querytags</w:t>
      </w:r>
      <w:proofErr w:type="spellEnd"/>
      <w:r>
        <w:rPr>
          <w:rFonts w:ascii="Arial" w:hAnsi="Arial" w:cs="Arial"/>
          <w:color w:val="111111"/>
          <w:sz w:val="27"/>
          <w:szCs w:val="27"/>
        </w:rPr>
        <w:br/>
        <w:t>Sample outputs:</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Available query-tags: use --</w:t>
      </w:r>
      <w:proofErr w:type="spellStart"/>
      <w:r>
        <w:rPr>
          <w:rFonts w:ascii="Consolas" w:hAnsi="Consolas"/>
          <w:color w:val="111111"/>
          <w:sz w:val="24"/>
          <w:szCs w:val="24"/>
        </w:rPr>
        <w:t>queryformat</w:t>
      </w:r>
      <w:proofErr w:type="spellEnd"/>
      <w:r>
        <w:rPr>
          <w:rFonts w:ascii="Consolas" w:hAnsi="Consolas"/>
          <w:color w:val="111111"/>
          <w:sz w:val="24"/>
          <w:szCs w:val="24"/>
        </w:rPr>
        <w:t xml:space="preserve"> </w:t>
      </w:r>
      <w:proofErr w:type="gramStart"/>
      <w:r>
        <w:rPr>
          <w:rFonts w:ascii="Consolas" w:hAnsi="Consolas"/>
          <w:color w:val="111111"/>
          <w:sz w:val="24"/>
          <w:szCs w:val="24"/>
        </w:rPr>
        <w:t>"..</w:t>
      </w:r>
      <w:proofErr w:type="gramEnd"/>
      <w:r>
        <w:rPr>
          <w:rFonts w:ascii="Consolas" w:hAnsi="Consolas"/>
          <w:color w:val="111111"/>
          <w:sz w:val="24"/>
          <w:szCs w:val="24"/>
        </w:rPr>
        <w:t xml:space="preserve"> %{tag}</w:t>
      </w:r>
      <w:proofErr w:type="gramStart"/>
      <w:r>
        <w:rPr>
          <w:rFonts w:ascii="Consolas" w:hAnsi="Consolas"/>
          <w:color w:val="111111"/>
          <w:sz w:val="24"/>
          <w:szCs w:val="24"/>
        </w:rPr>
        <w:t xml:space="preserve"> ..</w:t>
      </w:r>
      <w:proofErr w:type="gramEnd"/>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name, arch, epoch, version, release, </w:t>
      </w:r>
      <w:proofErr w:type="spellStart"/>
      <w:r>
        <w:rPr>
          <w:rFonts w:ascii="Consolas" w:hAnsi="Consolas"/>
          <w:color w:val="111111"/>
          <w:sz w:val="24"/>
          <w:szCs w:val="24"/>
        </w:rPr>
        <w:t>reponame</w:t>
      </w:r>
      <w:proofErr w:type="spellEnd"/>
      <w:r>
        <w:rPr>
          <w:rFonts w:ascii="Consolas" w:hAnsi="Consolas"/>
          <w:color w:val="111111"/>
          <w:sz w:val="24"/>
          <w:szCs w:val="24"/>
        </w:rPr>
        <w:t xml:space="preserve"> (</w:t>
      </w:r>
      <w:proofErr w:type="spellStart"/>
      <w:r>
        <w:rPr>
          <w:rFonts w:ascii="Consolas" w:hAnsi="Consolas"/>
          <w:color w:val="111111"/>
          <w:sz w:val="24"/>
          <w:szCs w:val="24"/>
        </w:rPr>
        <w:t>repoid</w:t>
      </w:r>
      <w:proofErr w:type="spellEnd"/>
      <w:r>
        <w:rPr>
          <w:rFonts w:ascii="Consolas" w:hAnsi="Consolas"/>
          <w:color w:val="111111"/>
          <w:sz w:val="24"/>
          <w:szCs w:val="24"/>
        </w:rPr>
        <w:t xml:space="preserve">), </w:t>
      </w:r>
      <w:proofErr w:type="spellStart"/>
      <w:r>
        <w:rPr>
          <w:rFonts w:ascii="Consolas" w:hAnsi="Consolas"/>
          <w:color w:val="111111"/>
          <w:sz w:val="24"/>
          <w:szCs w:val="24"/>
        </w:rPr>
        <w:t>evr</w:t>
      </w:r>
      <w:proofErr w:type="spellEnd"/>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proofErr w:type="spellStart"/>
      <w:r>
        <w:rPr>
          <w:rFonts w:ascii="Consolas" w:hAnsi="Consolas"/>
          <w:color w:val="111111"/>
          <w:sz w:val="24"/>
          <w:szCs w:val="24"/>
        </w:rPr>
        <w:t>debug_name</w:t>
      </w:r>
      <w:proofErr w:type="spellEnd"/>
      <w:r>
        <w:rPr>
          <w:rFonts w:ascii="Consolas" w:hAnsi="Consolas"/>
          <w:color w:val="111111"/>
          <w:sz w:val="24"/>
          <w:szCs w:val="24"/>
        </w:rPr>
        <w:t xml:space="preserve">, </w:t>
      </w:r>
      <w:proofErr w:type="spellStart"/>
      <w:r>
        <w:rPr>
          <w:rFonts w:ascii="Consolas" w:hAnsi="Consolas"/>
          <w:color w:val="111111"/>
          <w:sz w:val="24"/>
          <w:szCs w:val="24"/>
        </w:rPr>
        <w:t>source_name</w:t>
      </w:r>
      <w:proofErr w:type="spellEnd"/>
      <w:r>
        <w:rPr>
          <w:rFonts w:ascii="Consolas" w:hAnsi="Consolas"/>
          <w:color w:val="111111"/>
          <w:sz w:val="24"/>
          <w:szCs w:val="24"/>
        </w:rPr>
        <w:t xml:space="preserve">, </w:t>
      </w:r>
      <w:proofErr w:type="spellStart"/>
      <w:r>
        <w:rPr>
          <w:rFonts w:ascii="Consolas" w:hAnsi="Consolas"/>
          <w:color w:val="111111"/>
          <w:sz w:val="24"/>
          <w:szCs w:val="24"/>
        </w:rPr>
        <w:t>source_debug_name</w:t>
      </w:r>
      <w:proofErr w:type="spellEnd"/>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proofErr w:type="spellStart"/>
      <w:r>
        <w:rPr>
          <w:rFonts w:ascii="Consolas" w:hAnsi="Consolas"/>
          <w:color w:val="111111"/>
          <w:sz w:val="24"/>
          <w:szCs w:val="24"/>
        </w:rPr>
        <w:t>installtime</w:t>
      </w:r>
      <w:proofErr w:type="spellEnd"/>
      <w:r>
        <w:rPr>
          <w:rFonts w:ascii="Consolas" w:hAnsi="Consolas"/>
          <w:color w:val="111111"/>
          <w:sz w:val="24"/>
          <w:szCs w:val="24"/>
        </w:rPr>
        <w:t xml:space="preserve">, </w:t>
      </w:r>
      <w:proofErr w:type="spellStart"/>
      <w:r>
        <w:rPr>
          <w:rFonts w:ascii="Consolas" w:hAnsi="Consolas"/>
          <w:color w:val="111111"/>
          <w:sz w:val="24"/>
          <w:szCs w:val="24"/>
        </w:rPr>
        <w:t>buildtime</w:t>
      </w:r>
      <w:proofErr w:type="spellEnd"/>
      <w:r>
        <w:rPr>
          <w:rFonts w:ascii="Consolas" w:hAnsi="Consolas"/>
          <w:color w:val="111111"/>
          <w:sz w:val="24"/>
          <w:szCs w:val="24"/>
        </w:rPr>
        <w:t xml:space="preserve">, size, </w:t>
      </w:r>
      <w:proofErr w:type="spellStart"/>
      <w:r>
        <w:rPr>
          <w:rFonts w:ascii="Consolas" w:hAnsi="Consolas"/>
          <w:color w:val="111111"/>
          <w:sz w:val="24"/>
          <w:szCs w:val="24"/>
        </w:rPr>
        <w:t>downloadsize</w:t>
      </w:r>
      <w:proofErr w:type="spellEnd"/>
      <w:r>
        <w:rPr>
          <w:rFonts w:ascii="Consolas" w:hAnsi="Consolas"/>
          <w:color w:val="111111"/>
          <w:sz w:val="24"/>
          <w:szCs w:val="24"/>
        </w:rPr>
        <w:t xml:space="preserve">, </w:t>
      </w:r>
      <w:proofErr w:type="spellStart"/>
      <w:r>
        <w:rPr>
          <w:rFonts w:ascii="Consolas" w:hAnsi="Consolas"/>
          <w:color w:val="111111"/>
          <w:sz w:val="24"/>
          <w:szCs w:val="24"/>
        </w:rPr>
        <w:t>installsize</w:t>
      </w:r>
      <w:proofErr w:type="spellEnd"/>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provides, requires, obsoletes, conflicts, </w:t>
      </w:r>
      <w:proofErr w:type="spellStart"/>
      <w:r>
        <w:rPr>
          <w:rFonts w:ascii="Consolas" w:hAnsi="Consolas"/>
          <w:color w:val="111111"/>
          <w:sz w:val="24"/>
          <w:szCs w:val="24"/>
        </w:rPr>
        <w:t>sourcerpm</w:t>
      </w:r>
      <w:proofErr w:type="spellEnd"/>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description, summary, license, </w:t>
      </w:r>
      <w:proofErr w:type="spellStart"/>
      <w:r>
        <w:rPr>
          <w:rFonts w:ascii="Consolas" w:hAnsi="Consolas"/>
          <w:color w:val="111111"/>
          <w:sz w:val="24"/>
          <w:szCs w:val="24"/>
        </w:rPr>
        <w:t>url</w:t>
      </w:r>
      <w:proofErr w:type="spellEnd"/>
    </w:p>
    <w:p w:rsidR="000D3B7B" w:rsidRDefault="000D3B7B" w:rsidP="000D3B7B">
      <w:pPr>
        <w:pStyle w:val="HTMLPreformatted"/>
        <w:shd w:val="clear" w:color="auto" w:fill="EEEEEE"/>
        <w:spacing w:after="450"/>
        <w:rPr>
          <w:rFonts w:ascii="Consolas" w:hAnsi="Consolas"/>
          <w:color w:val="111111"/>
          <w:sz w:val="24"/>
          <w:szCs w:val="24"/>
        </w:rPr>
      </w:pP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For instance, one can build fancy list as follows:</w:t>
      </w:r>
      <w:r>
        <w:rPr>
          <w:rFonts w:ascii="Arial" w:hAnsi="Arial" w:cs="Arial"/>
          <w:color w:val="111111"/>
          <w:sz w:val="27"/>
          <w:szCs w:val="27"/>
        </w:rPr>
        <w:br/>
      </w:r>
      <w:proofErr w:type="spellStart"/>
      <w:r>
        <w:rPr>
          <w:rStyle w:val="HTMLCode"/>
          <w:rFonts w:ascii="Consolas" w:hAnsi="Consolas"/>
          <w:color w:val="111111"/>
        </w:rPr>
        <w:t>repoquery</w:t>
      </w:r>
      <w:proofErr w:type="spellEnd"/>
      <w:r>
        <w:rPr>
          <w:rStyle w:val="HTMLCode"/>
          <w:rFonts w:ascii="Consolas" w:hAnsi="Consolas"/>
          <w:color w:val="111111"/>
        </w:rPr>
        <w:t xml:space="preserve"> -a --installed \</w:t>
      </w:r>
      <w:r>
        <w:rPr>
          <w:rFonts w:ascii="Consolas" w:hAnsi="Consolas" w:cs="Courier New"/>
          <w:color w:val="111111"/>
        </w:rPr>
        <w:br/>
      </w:r>
      <w:r>
        <w:rPr>
          <w:rStyle w:val="HTMLCode"/>
          <w:rFonts w:ascii="Consolas" w:hAnsi="Consolas"/>
          <w:color w:val="111111"/>
        </w:rPr>
        <w:t>--</w:t>
      </w:r>
      <w:proofErr w:type="spellStart"/>
      <w:r>
        <w:rPr>
          <w:rStyle w:val="HTMLCode"/>
          <w:rFonts w:ascii="Consolas" w:hAnsi="Consolas"/>
          <w:color w:val="111111"/>
        </w:rPr>
        <w:t>queryformat</w:t>
      </w:r>
      <w:proofErr w:type="spellEnd"/>
      <w:r>
        <w:rPr>
          <w:rStyle w:val="HTMLCode"/>
          <w:rFonts w:ascii="Consolas" w:hAnsi="Consolas"/>
          <w:color w:val="111111"/>
        </w:rPr>
        <w:t xml:space="preserve"> "%{name}-%{arch}-%{version} installed at '%{</w:t>
      </w:r>
      <w:proofErr w:type="spellStart"/>
      <w:r>
        <w:rPr>
          <w:rStyle w:val="HTMLCode"/>
          <w:rFonts w:ascii="Consolas" w:hAnsi="Consolas"/>
          <w:color w:val="111111"/>
        </w:rPr>
        <w:t>installtime</w:t>
      </w:r>
      <w:proofErr w:type="spellEnd"/>
      <w:r>
        <w:rPr>
          <w:rStyle w:val="HTMLCode"/>
          <w:rFonts w:ascii="Consolas" w:hAnsi="Consolas"/>
          <w:color w:val="111111"/>
        </w:rPr>
        <w:t>}' from '%{</w:t>
      </w:r>
      <w:proofErr w:type="spellStart"/>
      <w:r>
        <w:rPr>
          <w:rStyle w:val="HTMLCode"/>
          <w:rFonts w:ascii="Consolas" w:hAnsi="Consolas"/>
          <w:color w:val="111111"/>
        </w:rPr>
        <w:t>reponame</w:t>
      </w:r>
      <w:proofErr w:type="spellEnd"/>
      <w:r>
        <w:rPr>
          <w:rStyle w:val="HTMLCode"/>
          <w:rFonts w:ascii="Consolas" w:hAnsi="Consolas"/>
          <w:color w:val="111111"/>
        </w:rPr>
        <w:t>}'"</w:t>
      </w:r>
      <w:r>
        <w:rPr>
          <w:rFonts w:ascii="Arial" w:hAnsi="Arial" w:cs="Arial"/>
          <w:color w:val="111111"/>
          <w:sz w:val="27"/>
          <w:szCs w:val="27"/>
        </w:rPr>
        <w:br/>
        <w:t>Sample outputs:</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newt-x86_64-0.52.20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nftables-x86_64-0.9.0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npth-x86_64-1.5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numactl-libs-x86_64-2.0.12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openldap-x86_64-2.4.46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openssh-clients-x86_64-7.8p1 installed at '2019-09-25 14:49'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openssh-server-x86_64-7.8p1 installed at '2019-09-25 14:49'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openssh-x86_64-7.8p1 installed at '2019-09-25 14:49'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lastRenderedPageBreak/>
        <w:t>openssl-libs-x86_64-1.1.1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openssl-pkcs11-x86_64-0.4.8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openssl-x86_64-1.1.1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os-prober-x86_64-1.74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p11-kit-trust-x86_64-0.23.14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p11-kit-x86_64-0.23.14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pam-x86_64-1.3.1 installed at '2019-09-25 14:48'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parted-x86_64-3.2 installed at '2019-09-25 14:49' from '@System'</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passwd-x86_64-0.80 installed at '2019-09-25 14:49' from '@System'</w:t>
      </w:r>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t>How to check for installed packages on CentOS and backup them</w:t>
      </w:r>
    </w:p>
    <w:p w:rsidR="000D3B7B" w:rsidRDefault="000D3B7B" w:rsidP="000D3B7B">
      <w:pPr>
        <w:pStyle w:val="NormalWeb"/>
        <w:spacing w:before="0" w:beforeAutospacing="0" w:after="450" w:afterAutospacing="0"/>
        <w:rPr>
          <w:rFonts w:ascii="Arial" w:hAnsi="Arial" w:cs="Arial"/>
          <w:color w:val="111111"/>
          <w:sz w:val="27"/>
          <w:szCs w:val="27"/>
        </w:rPr>
      </w:pPr>
      <w:r>
        <w:rPr>
          <w:rFonts w:ascii="Arial" w:hAnsi="Arial" w:cs="Arial"/>
          <w:color w:val="111111"/>
          <w:sz w:val="27"/>
          <w:szCs w:val="27"/>
        </w:rPr>
        <w:t>One can list and backup all installed packages using the following syntax:</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rpm </w:t>
      </w:r>
      <w:r>
        <w:rPr>
          <w:rStyle w:val="re5"/>
          <w:rFonts w:ascii="Consolas" w:hAnsi="Consolas"/>
          <w:color w:val="660033"/>
          <w:bdr w:val="none" w:sz="0" w:space="0" w:color="auto" w:frame="1"/>
        </w:rPr>
        <w:t>-</w:t>
      </w:r>
      <w:proofErr w:type="spellStart"/>
      <w:r>
        <w:rPr>
          <w:rStyle w:val="re5"/>
          <w:rFonts w:ascii="Consolas" w:hAnsi="Consolas"/>
          <w:color w:val="660033"/>
          <w:bdr w:val="none" w:sz="0" w:space="0" w:color="auto" w:frame="1"/>
        </w:rPr>
        <w:t>qa</w:t>
      </w:r>
      <w:proofErr w:type="spellEnd"/>
      <w:r>
        <w:rPr>
          <w:rFonts w:ascii="Consolas" w:hAnsi="Consolas"/>
          <w:color w:val="444444"/>
        </w:rPr>
        <w:t xml:space="preserve"> </w:t>
      </w:r>
      <w:r>
        <w:rPr>
          <w:rStyle w:val="re5"/>
          <w:rFonts w:ascii="Consolas" w:hAnsi="Consolas"/>
          <w:color w:val="660033"/>
          <w:bdr w:val="none" w:sz="0" w:space="0" w:color="auto" w:frame="1"/>
        </w:rPr>
        <w:t>--</w:t>
      </w:r>
      <w:proofErr w:type="spellStart"/>
      <w:r>
        <w:rPr>
          <w:rStyle w:val="re5"/>
          <w:rFonts w:ascii="Consolas" w:hAnsi="Consolas"/>
          <w:color w:val="660033"/>
          <w:bdr w:val="none" w:sz="0" w:space="0" w:color="auto" w:frame="1"/>
        </w:rPr>
        <w:t>qf</w:t>
      </w:r>
      <w:proofErr w:type="spellEnd"/>
      <w:r>
        <w:rPr>
          <w:rFonts w:ascii="Consolas" w:hAnsi="Consolas"/>
          <w:color w:val="444444"/>
        </w:rPr>
        <w:t xml:space="preserve"> </w:t>
      </w:r>
      <w:r>
        <w:rPr>
          <w:rStyle w:val="st0"/>
          <w:rFonts w:ascii="Consolas" w:hAnsi="Consolas"/>
          <w:color w:val="FF0000"/>
          <w:bdr w:val="none" w:sz="0" w:space="0" w:color="auto" w:frame="1"/>
        </w:rPr>
        <w:t>"%{NAME}</w:t>
      </w:r>
      <w:r>
        <w:rPr>
          <w:rStyle w:val="es1"/>
          <w:rFonts w:ascii="Consolas" w:hAnsi="Consolas"/>
          <w:b/>
          <w:bCs/>
          <w:color w:val="000099"/>
          <w:bdr w:val="none" w:sz="0" w:space="0" w:color="auto" w:frame="1"/>
        </w:rPr>
        <w:t>\n</w:t>
      </w:r>
      <w:r>
        <w:rPr>
          <w:rStyle w:val="st0"/>
          <w:rFonts w:ascii="Consolas" w:hAnsi="Consolas"/>
          <w:color w:val="FF0000"/>
          <w:bdr w:val="none" w:sz="0" w:space="0" w:color="auto" w:frame="1"/>
        </w:rPr>
        <w:t>"</w:t>
      </w:r>
      <w:r>
        <w:rPr>
          <w:rFonts w:ascii="Consolas" w:hAnsi="Consolas"/>
          <w:color w:val="444444"/>
        </w:rPr>
        <w:t xml:space="preserve"> </w:t>
      </w:r>
      <w:r>
        <w:rPr>
          <w:rStyle w:val="sy0"/>
          <w:rFonts w:ascii="Consolas" w:hAnsi="Consolas"/>
          <w:b/>
          <w:bCs/>
          <w:color w:val="000000"/>
          <w:bdr w:val="none" w:sz="0" w:space="0" w:color="auto" w:frame="1"/>
        </w:rPr>
        <w:t>|</w:t>
      </w:r>
      <w:r>
        <w:rPr>
          <w:rFonts w:ascii="Consolas" w:hAnsi="Consolas"/>
          <w:color w:val="444444"/>
        </w:rPr>
        <w:t>\</w:t>
      </w:r>
    </w:p>
    <w:p w:rsidR="000D3B7B" w:rsidRDefault="000D3B7B" w:rsidP="000D3B7B">
      <w:pPr>
        <w:pStyle w:val="HTMLPreformatted"/>
        <w:shd w:val="clear" w:color="auto" w:fill="FDFDFD"/>
        <w:rPr>
          <w:rFonts w:ascii="Consolas" w:hAnsi="Consolas"/>
          <w:color w:val="444444"/>
        </w:rPr>
      </w:pPr>
      <w:r>
        <w:rPr>
          <w:rStyle w:val="kw2"/>
          <w:rFonts w:ascii="Consolas" w:hAnsi="Consolas"/>
          <w:b/>
          <w:bCs/>
          <w:color w:val="C20CB9"/>
          <w:bdr w:val="none" w:sz="0" w:space="0" w:color="auto" w:frame="1"/>
        </w:rPr>
        <w:t>sort</w:t>
      </w:r>
      <w:r>
        <w:rPr>
          <w:rFonts w:ascii="Consolas" w:hAnsi="Consolas"/>
          <w:color w:val="444444"/>
        </w:rPr>
        <w:t xml:space="preserve"> </w:t>
      </w:r>
      <w:r>
        <w:rPr>
          <w:rStyle w:val="sy0"/>
          <w:rFonts w:ascii="Consolas" w:hAnsi="Consolas"/>
          <w:b/>
          <w:bCs/>
          <w:color w:val="000000"/>
          <w:bdr w:val="none" w:sz="0" w:space="0" w:color="auto" w:frame="1"/>
        </w:rPr>
        <w:t>&gt;</w:t>
      </w:r>
      <w:r>
        <w:rPr>
          <w:rFonts w:ascii="Consolas" w:hAnsi="Consolas"/>
          <w:color w:val="444444"/>
        </w:rPr>
        <w:t xml:space="preserve"> </w:t>
      </w:r>
      <w:r>
        <w:rPr>
          <w:rStyle w:val="sy0"/>
          <w:rFonts w:ascii="Consolas" w:hAnsi="Consolas"/>
          <w:b/>
          <w:bCs/>
          <w:color w:val="000000"/>
          <w:bdr w:val="none" w:sz="0" w:space="0" w:color="auto" w:frame="1"/>
        </w:rPr>
        <w:t>/</w:t>
      </w:r>
      <w:proofErr w:type="spellStart"/>
      <w:r>
        <w:rPr>
          <w:rFonts w:ascii="Consolas" w:hAnsi="Consolas"/>
          <w:color w:val="444444"/>
        </w:rPr>
        <w:t>nas</w:t>
      </w:r>
      <w:proofErr w:type="spellEnd"/>
      <w:r>
        <w:rPr>
          <w:rStyle w:val="sy0"/>
          <w:rFonts w:ascii="Consolas" w:hAnsi="Consolas"/>
          <w:b/>
          <w:bCs/>
          <w:color w:val="000000"/>
          <w:bdr w:val="none" w:sz="0" w:space="0" w:color="auto" w:frame="1"/>
        </w:rPr>
        <w:t>/</w:t>
      </w:r>
      <w:r>
        <w:rPr>
          <w:rFonts w:ascii="Consolas" w:hAnsi="Consolas"/>
          <w:color w:val="444444"/>
        </w:rPr>
        <w:t>installed-software-mm-dd-yyyy.log</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Use the </w:t>
      </w:r>
      <w:hyperlink r:id="rId18" w:tooltip="cat Command in Linux / Unix with examples" w:history="1">
        <w:r>
          <w:rPr>
            <w:rStyle w:val="Hyperlink"/>
            <w:rFonts w:ascii="Arial" w:eastAsiaTheme="majorEastAsia" w:hAnsi="Arial" w:cs="Arial"/>
            <w:color w:val="2692F0"/>
            <w:sz w:val="27"/>
            <w:szCs w:val="27"/>
          </w:rPr>
          <w:t>cat command</w:t>
        </w:r>
      </w:hyperlink>
      <w:r>
        <w:rPr>
          <w:rFonts w:ascii="Arial" w:hAnsi="Arial" w:cs="Arial"/>
          <w:color w:val="111111"/>
          <w:sz w:val="27"/>
          <w:szCs w:val="27"/>
        </w:rPr>
        <w:t> to review list:</w:t>
      </w:r>
      <w:r>
        <w:rPr>
          <w:rFonts w:ascii="Arial" w:hAnsi="Arial" w:cs="Arial"/>
          <w:color w:val="111111"/>
          <w:sz w:val="27"/>
          <w:szCs w:val="27"/>
        </w:rPr>
        <w:br/>
      </w:r>
      <w:r>
        <w:rPr>
          <w:rStyle w:val="HTMLCode"/>
          <w:rFonts w:ascii="Consolas" w:hAnsi="Consolas"/>
          <w:color w:val="111111"/>
        </w:rPr>
        <w:t>cat /</w:t>
      </w:r>
      <w:proofErr w:type="spellStart"/>
      <w:r>
        <w:rPr>
          <w:rStyle w:val="HTMLCode"/>
          <w:rFonts w:ascii="Consolas" w:hAnsi="Consolas"/>
          <w:color w:val="111111"/>
        </w:rPr>
        <w:t>nas</w:t>
      </w:r>
      <w:proofErr w:type="spellEnd"/>
      <w:r>
        <w:rPr>
          <w:rStyle w:val="HTMLCode"/>
          <w:rFonts w:ascii="Consolas" w:hAnsi="Consolas"/>
          <w:color w:val="111111"/>
        </w:rPr>
        <w:t>/installed-software-mm-dd-yyyy.log</w:t>
      </w:r>
      <w:r>
        <w:rPr>
          <w:rFonts w:ascii="Arial" w:hAnsi="Arial" w:cs="Arial"/>
          <w:color w:val="111111"/>
          <w:sz w:val="27"/>
          <w:szCs w:val="27"/>
        </w:rPr>
        <w:br/>
        <w:t>To restore all those packages when needed, run:</w:t>
      </w:r>
      <w:r>
        <w:rPr>
          <w:rFonts w:ascii="Arial" w:hAnsi="Arial" w:cs="Arial"/>
          <w:color w:val="111111"/>
          <w:sz w:val="27"/>
          <w:szCs w:val="27"/>
        </w:rPr>
        <w:br/>
      </w:r>
      <w:r>
        <w:rPr>
          <w:rStyle w:val="HTMLCode"/>
          <w:rFonts w:ascii="Consolas" w:hAnsi="Consolas"/>
          <w:color w:val="111111"/>
        </w:rPr>
        <w:t>yum -y install $(cat /</w:t>
      </w:r>
      <w:proofErr w:type="spellStart"/>
      <w:r>
        <w:rPr>
          <w:rStyle w:val="HTMLCode"/>
          <w:rFonts w:ascii="Consolas" w:hAnsi="Consolas"/>
          <w:color w:val="111111"/>
        </w:rPr>
        <w:t>nas</w:t>
      </w:r>
      <w:proofErr w:type="spellEnd"/>
      <w:r>
        <w:rPr>
          <w:rStyle w:val="HTMLCode"/>
          <w:rFonts w:ascii="Consolas" w:hAnsi="Consolas"/>
          <w:color w:val="111111"/>
        </w:rPr>
        <w:t>/installed-software-mm-dd-yyyy.log)</w:t>
      </w:r>
      <w:r>
        <w:rPr>
          <w:rFonts w:ascii="Arial" w:hAnsi="Arial" w:cs="Arial"/>
          <w:color w:val="111111"/>
          <w:sz w:val="27"/>
          <w:szCs w:val="27"/>
        </w:rPr>
        <w:br/>
        <w:t>See “</w:t>
      </w:r>
      <w:hyperlink r:id="rId19" w:history="1">
        <w:r>
          <w:rPr>
            <w:rStyle w:val="Hyperlink"/>
            <w:rFonts w:ascii="Arial" w:eastAsiaTheme="majorEastAsia" w:hAnsi="Arial" w:cs="Arial"/>
            <w:color w:val="2692F0"/>
            <w:sz w:val="27"/>
            <w:szCs w:val="27"/>
          </w:rPr>
          <w:t>Linux Get List of Installed Software for Reinstallation / Restore All the Software Programs</w:t>
        </w:r>
      </w:hyperlink>
      <w:r>
        <w:rPr>
          <w:rFonts w:ascii="Arial" w:hAnsi="Arial" w:cs="Arial"/>
          <w:color w:val="111111"/>
          <w:sz w:val="27"/>
          <w:szCs w:val="27"/>
        </w:rPr>
        <w:t>” for more info.</w:t>
      </w:r>
    </w:p>
    <w:p w:rsidR="000D3B7B" w:rsidRDefault="000D3B7B" w:rsidP="000D3B7B">
      <w:pPr>
        <w:pStyle w:val="Heading2"/>
        <w:spacing w:before="735" w:beforeAutospacing="0" w:after="285" w:afterAutospacing="0" w:line="690" w:lineRule="atLeast"/>
        <w:rPr>
          <w:rFonts w:ascii="Arial" w:hAnsi="Arial" w:cs="Arial"/>
          <w:b w:val="0"/>
          <w:bCs w:val="0"/>
          <w:color w:val="111111"/>
          <w:sz w:val="44"/>
          <w:szCs w:val="44"/>
        </w:rPr>
      </w:pPr>
      <w:r>
        <w:rPr>
          <w:rFonts w:ascii="Arial" w:hAnsi="Arial" w:cs="Arial"/>
          <w:b w:val="0"/>
          <w:bCs w:val="0"/>
          <w:color w:val="111111"/>
          <w:sz w:val="44"/>
          <w:szCs w:val="44"/>
        </w:rPr>
        <w:lastRenderedPageBreak/>
        <w:t>A note about listing all installed packages with yum on CentOS history command</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The yum command has history option on the latest version of CentOS / RHEL v6.x+. One can view historical installation date and data on your cloud based server. Type the following command to see a list and history:</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history</w:t>
      </w:r>
      <w:r>
        <w:rPr>
          <w:rFonts w:ascii="Arial" w:hAnsi="Arial" w:cs="Arial"/>
          <w:color w:val="111111"/>
          <w:sz w:val="27"/>
          <w:szCs w:val="27"/>
        </w:rPr>
        <w:br/>
        <w:t>Sample outputs:</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ID     | Command line             | Date and time    | Action(</w:t>
      </w:r>
      <w:proofErr w:type="gramStart"/>
      <w:r>
        <w:rPr>
          <w:rFonts w:ascii="Consolas" w:hAnsi="Consolas"/>
          <w:color w:val="111111"/>
          <w:sz w:val="24"/>
          <w:szCs w:val="24"/>
        </w:rPr>
        <w:t xml:space="preserve">s)   </w:t>
      </w:r>
      <w:proofErr w:type="gramEnd"/>
      <w:r>
        <w:rPr>
          <w:rFonts w:ascii="Consolas" w:hAnsi="Consolas"/>
          <w:color w:val="111111"/>
          <w:sz w:val="24"/>
          <w:szCs w:val="24"/>
        </w:rPr>
        <w:t xml:space="preserve">   | Altered</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     4 | install </w:t>
      </w:r>
      <w:proofErr w:type="spellStart"/>
      <w:r>
        <w:rPr>
          <w:rFonts w:ascii="Consolas" w:hAnsi="Consolas"/>
          <w:color w:val="111111"/>
          <w:sz w:val="24"/>
          <w:szCs w:val="24"/>
        </w:rPr>
        <w:t>dnf-utils</w:t>
      </w:r>
      <w:proofErr w:type="spellEnd"/>
      <w:r>
        <w:rPr>
          <w:rFonts w:ascii="Consolas" w:hAnsi="Consolas"/>
          <w:color w:val="111111"/>
          <w:sz w:val="24"/>
          <w:szCs w:val="24"/>
        </w:rPr>
        <w:t xml:space="preserve">        | 2019-11-29 18:00 | Install        |    1   </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     3 | remove </w:t>
      </w:r>
      <w:proofErr w:type="spellStart"/>
      <w:r>
        <w:rPr>
          <w:rFonts w:ascii="Consolas" w:hAnsi="Consolas"/>
          <w:color w:val="111111"/>
          <w:sz w:val="24"/>
          <w:szCs w:val="24"/>
        </w:rPr>
        <w:t>dnf-utils</w:t>
      </w:r>
      <w:proofErr w:type="spellEnd"/>
      <w:r>
        <w:rPr>
          <w:rFonts w:ascii="Consolas" w:hAnsi="Consolas"/>
          <w:color w:val="111111"/>
          <w:sz w:val="24"/>
          <w:szCs w:val="24"/>
        </w:rPr>
        <w:t xml:space="preserve">         | 2019-11-29 18:00 | Removed        |    1   </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     2 | install yum-</w:t>
      </w:r>
      <w:proofErr w:type="spellStart"/>
      <w:r>
        <w:rPr>
          <w:rFonts w:ascii="Consolas" w:hAnsi="Consolas"/>
          <w:color w:val="111111"/>
          <w:sz w:val="24"/>
          <w:szCs w:val="24"/>
        </w:rPr>
        <w:t>utils</w:t>
      </w:r>
      <w:proofErr w:type="spellEnd"/>
      <w:r>
        <w:rPr>
          <w:rFonts w:ascii="Consolas" w:hAnsi="Consolas"/>
          <w:color w:val="111111"/>
          <w:sz w:val="24"/>
          <w:szCs w:val="24"/>
        </w:rPr>
        <w:t xml:space="preserve">        | 2019-11-29 17:21 | Install        |    1   </w:t>
      </w:r>
    </w:p>
    <w:p w:rsidR="000D3B7B" w:rsidRDefault="000D3B7B" w:rsidP="000D3B7B">
      <w:pPr>
        <w:pStyle w:val="HTMLPreformatted"/>
        <w:shd w:val="clear" w:color="auto" w:fill="EEEEEE"/>
        <w:spacing w:after="450"/>
        <w:rPr>
          <w:rFonts w:ascii="Consolas" w:hAnsi="Consolas"/>
          <w:color w:val="111111"/>
          <w:sz w:val="24"/>
          <w:szCs w:val="24"/>
        </w:rPr>
      </w:pPr>
      <w:r>
        <w:rPr>
          <w:rFonts w:ascii="Consolas" w:hAnsi="Consolas"/>
          <w:color w:val="111111"/>
          <w:sz w:val="24"/>
          <w:szCs w:val="24"/>
        </w:rPr>
        <w:t xml:space="preserve">     1 |                          | 2019-09-25 14:48 | Install        </w:t>
      </w:r>
      <w:proofErr w:type="gramStart"/>
      <w:r>
        <w:rPr>
          <w:rFonts w:ascii="Consolas" w:hAnsi="Consolas"/>
          <w:color w:val="111111"/>
          <w:sz w:val="24"/>
          <w:szCs w:val="24"/>
        </w:rPr>
        <w:t>|  396</w:t>
      </w:r>
      <w:proofErr w:type="gramEnd"/>
      <w:r>
        <w:rPr>
          <w:rFonts w:ascii="Consolas" w:hAnsi="Consolas"/>
          <w:color w:val="111111"/>
          <w:sz w:val="24"/>
          <w:szCs w:val="24"/>
        </w:rPr>
        <w:t xml:space="preserve"> EE</w:t>
      </w:r>
    </w:p>
    <w:p w:rsidR="000D3B7B" w:rsidRDefault="000D3B7B" w:rsidP="000D3B7B">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We can examine history entries in detail too using ID number from the above outputs:</w:t>
      </w:r>
      <w:r>
        <w:rPr>
          <w:rFonts w:ascii="Arial" w:hAnsi="Arial" w:cs="Arial"/>
          <w:color w:val="111111"/>
          <w:sz w:val="27"/>
          <w:szCs w:val="27"/>
        </w:rPr>
        <w:br/>
      </w:r>
      <w:proofErr w:type="spellStart"/>
      <w:r>
        <w:rPr>
          <w:rStyle w:val="HTMLCode"/>
          <w:rFonts w:ascii="Consolas" w:hAnsi="Consolas"/>
          <w:color w:val="111111"/>
        </w:rPr>
        <w:t>sudo</w:t>
      </w:r>
      <w:proofErr w:type="spellEnd"/>
      <w:r>
        <w:rPr>
          <w:rStyle w:val="HTMLCode"/>
          <w:rFonts w:ascii="Consolas" w:hAnsi="Consolas"/>
          <w:color w:val="111111"/>
        </w:rPr>
        <w:t xml:space="preserve"> yum history info ID</w:t>
      </w:r>
      <w:r>
        <w:rPr>
          <w:rFonts w:ascii="Consolas" w:hAnsi="Consolas" w:cs="Courier New"/>
          <w:color w:val="111111"/>
        </w:rPr>
        <w:br/>
      </w:r>
      <w:proofErr w:type="spellStart"/>
      <w:r>
        <w:rPr>
          <w:rStyle w:val="HTMLCode"/>
          <w:rFonts w:ascii="Consolas" w:hAnsi="Consolas"/>
          <w:color w:val="111111"/>
        </w:rPr>
        <w:t>sudo</w:t>
      </w:r>
      <w:proofErr w:type="spellEnd"/>
      <w:r>
        <w:rPr>
          <w:rStyle w:val="HTMLCode"/>
          <w:rFonts w:ascii="Consolas" w:hAnsi="Consolas"/>
          <w:color w:val="111111"/>
        </w:rPr>
        <w:t xml:space="preserve"> yum history info 2</w:t>
      </w:r>
      <w:r>
        <w:rPr>
          <w:rFonts w:ascii="Arial" w:hAnsi="Arial" w:cs="Arial"/>
          <w:color w:val="111111"/>
          <w:sz w:val="27"/>
          <w:szCs w:val="27"/>
        </w:rPr>
        <w:br/>
        <w:t>Sample outputs:</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Transaction </w:t>
      </w:r>
      <w:proofErr w:type="gramStart"/>
      <w:r>
        <w:rPr>
          <w:rFonts w:ascii="Consolas" w:hAnsi="Consolas"/>
          <w:color w:val="444444"/>
        </w:rPr>
        <w:t>ID :</w:t>
      </w:r>
      <w:proofErr w:type="gramEnd"/>
      <w:r>
        <w:rPr>
          <w:rFonts w:ascii="Consolas" w:hAnsi="Consolas"/>
          <w:color w:val="444444"/>
        </w:rPr>
        <w:t xml:space="preserve"> </w:t>
      </w:r>
      <w:r>
        <w:rPr>
          <w:rStyle w:val="nu0"/>
          <w:rFonts w:ascii="Consolas" w:hAnsi="Consolas"/>
          <w:color w:val="444444"/>
          <w:bdr w:val="none" w:sz="0" w:space="0" w:color="auto" w:frame="1"/>
        </w:rPr>
        <w:t>2</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Begin time   </w:t>
      </w:r>
      <w:proofErr w:type="gramStart"/>
      <w:r>
        <w:rPr>
          <w:rFonts w:ascii="Consolas" w:hAnsi="Consolas"/>
          <w:color w:val="444444"/>
        </w:rPr>
        <w:t xml:space="preserve">  :</w:t>
      </w:r>
      <w:proofErr w:type="gramEnd"/>
      <w:r>
        <w:rPr>
          <w:rFonts w:ascii="Consolas" w:hAnsi="Consolas"/>
          <w:color w:val="444444"/>
        </w:rPr>
        <w:t xml:space="preserve"> Friday </w:t>
      </w:r>
      <w:r>
        <w:rPr>
          <w:rStyle w:val="nu0"/>
          <w:rFonts w:ascii="Consolas" w:hAnsi="Consolas"/>
          <w:color w:val="444444"/>
          <w:bdr w:val="none" w:sz="0" w:space="0" w:color="auto" w:frame="1"/>
        </w:rPr>
        <w:t>29</w:t>
      </w:r>
      <w:r>
        <w:rPr>
          <w:rFonts w:ascii="Consolas" w:hAnsi="Consolas"/>
          <w:color w:val="444444"/>
        </w:rPr>
        <w:t xml:space="preserve"> November </w:t>
      </w:r>
      <w:r>
        <w:rPr>
          <w:rStyle w:val="nu0"/>
          <w:rFonts w:ascii="Consolas" w:hAnsi="Consolas"/>
          <w:color w:val="444444"/>
          <w:bdr w:val="none" w:sz="0" w:space="0" w:color="auto" w:frame="1"/>
        </w:rPr>
        <w:t>2019</w:t>
      </w:r>
      <w:r>
        <w:rPr>
          <w:rFonts w:ascii="Consolas" w:hAnsi="Consolas"/>
          <w:color w:val="444444"/>
        </w:rPr>
        <w:t xml:space="preserve"> 05:</w:t>
      </w:r>
      <w:r>
        <w:rPr>
          <w:rStyle w:val="nu0"/>
          <w:rFonts w:ascii="Consolas" w:hAnsi="Consolas"/>
          <w:color w:val="444444"/>
          <w:bdr w:val="none" w:sz="0" w:space="0" w:color="auto" w:frame="1"/>
        </w:rPr>
        <w:t>21</w:t>
      </w:r>
      <w:r>
        <w:rPr>
          <w:rFonts w:ascii="Consolas" w:hAnsi="Consolas"/>
          <w:color w:val="444444"/>
        </w:rPr>
        <w:t>:</w:t>
      </w:r>
      <w:r>
        <w:rPr>
          <w:rStyle w:val="nu0"/>
          <w:rFonts w:ascii="Consolas" w:hAnsi="Consolas"/>
          <w:color w:val="444444"/>
          <w:bdr w:val="none" w:sz="0" w:space="0" w:color="auto" w:frame="1"/>
        </w:rPr>
        <w:t>50</w:t>
      </w:r>
      <w:r>
        <w:rPr>
          <w:rFonts w:ascii="Consolas" w:hAnsi="Consolas"/>
          <w:color w:val="444444"/>
        </w:rPr>
        <w:t xml:space="preserve"> PM UTC</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Begin </w:t>
      </w:r>
      <w:proofErr w:type="spellStart"/>
      <w:r>
        <w:rPr>
          <w:rFonts w:ascii="Consolas" w:hAnsi="Consolas"/>
          <w:color w:val="444444"/>
        </w:rPr>
        <w:t>rpmdb</w:t>
      </w:r>
      <w:proofErr w:type="spellEnd"/>
      <w:r>
        <w:rPr>
          <w:rFonts w:ascii="Consolas" w:hAnsi="Consolas"/>
          <w:color w:val="444444"/>
        </w:rPr>
        <w:t xml:space="preserve">  </w:t>
      </w:r>
      <w:proofErr w:type="gramStart"/>
      <w:r>
        <w:rPr>
          <w:rFonts w:ascii="Consolas" w:hAnsi="Consolas"/>
          <w:color w:val="444444"/>
        </w:rPr>
        <w:t xml:space="preserve">  :</w:t>
      </w:r>
      <w:proofErr w:type="gramEnd"/>
      <w:r>
        <w:rPr>
          <w:rFonts w:ascii="Consolas" w:hAnsi="Consolas"/>
          <w:color w:val="444444"/>
        </w:rPr>
        <w:t xml:space="preserve"> </w:t>
      </w:r>
      <w:r>
        <w:rPr>
          <w:rStyle w:val="nu0"/>
          <w:rFonts w:ascii="Consolas" w:hAnsi="Consolas"/>
          <w:color w:val="444444"/>
          <w:bdr w:val="none" w:sz="0" w:space="0" w:color="auto" w:frame="1"/>
        </w:rPr>
        <w:t>393</w:t>
      </w:r>
      <w:r>
        <w:rPr>
          <w:rFonts w:ascii="Consolas" w:hAnsi="Consolas"/>
          <w:color w:val="444444"/>
        </w:rPr>
        <w:t>:911fb7e090842db316c671dc9e4b3bba7ffc7f2d</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End time     </w:t>
      </w:r>
      <w:proofErr w:type="gramStart"/>
      <w:r>
        <w:rPr>
          <w:rFonts w:ascii="Consolas" w:hAnsi="Consolas"/>
          <w:color w:val="444444"/>
        </w:rPr>
        <w:t xml:space="preserve">  :</w:t>
      </w:r>
      <w:proofErr w:type="gramEnd"/>
      <w:r>
        <w:rPr>
          <w:rFonts w:ascii="Consolas" w:hAnsi="Consolas"/>
          <w:color w:val="444444"/>
        </w:rPr>
        <w:t xml:space="preserve"> Friday </w:t>
      </w:r>
      <w:r>
        <w:rPr>
          <w:rStyle w:val="nu0"/>
          <w:rFonts w:ascii="Consolas" w:hAnsi="Consolas"/>
          <w:color w:val="444444"/>
          <w:bdr w:val="none" w:sz="0" w:space="0" w:color="auto" w:frame="1"/>
        </w:rPr>
        <w:t>29</w:t>
      </w:r>
      <w:r>
        <w:rPr>
          <w:rFonts w:ascii="Consolas" w:hAnsi="Consolas"/>
          <w:color w:val="444444"/>
        </w:rPr>
        <w:t xml:space="preserve"> November </w:t>
      </w:r>
      <w:r>
        <w:rPr>
          <w:rStyle w:val="nu0"/>
          <w:rFonts w:ascii="Consolas" w:hAnsi="Consolas"/>
          <w:color w:val="444444"/>
          <w:bdr w:val="none" w:sz="0" w:space="0" w:color="auto" w:frame="1"/>
        </w:rPr>
        <w:t>2019</w:t>
      </w:r>
      <w:r>
        <w:rPr>
          <w:rFonts w:ascii="Consolas" w:hAnsi="Consolas"/>
          <w:color w:val="444444"/>
        </w:rPr>
        <w:t xml:space="preserve"> 05:</w:t>
      </w:r>
      <w:r>
        <w:rPr>
          <w:rStyle w:val="nu0"/>
          <w:rFonts w:ascii="Consolas" w:hAnsi="Consolas"/>
          <w:color w:val="444444"/>
          <w:bdr w:val="none" w:sz="0" w:space="0" w:color="auto" w:frame="1"/>
        </w:rPr>
        <w:t>21</w:t>
      </w:r>
      <w:r>
        <w:rPr>
          <w:rFonts w:ascii="Consolas" w:hAnsi="Consolas"/>
          <w:color w:val="444444"/>
        </w:rPr>
        <w:t>:</w:t>
      </w:r>
      <w:r>
        <w:rPr>
          <w:rStyle w:val="nu0"/>
          <w:rFonts w:ascii="Consolas" w:hAnsi="Consolas"/>
          <w:color w:val="444444"/>
          <w:bdr w:val="none" w:sz="0" w:space="0" w:color="auto" w:frame="1"/>
        </w:rPr>
        <w:t>50</w:t>
      </w:r>
      <w:r>
        <w:rPr>
          <w:rFonts w:ascii="Consolas" w:hAnsi="Consolas"/>
          <w:color w:val="444444"/>
        </w:rPr>
        <w:t xml:space="preserve"> PM UTC </w:t>
      </w:r>
      <w:r>
        <w:rPr>
          <w:rStyle w:val="br0"/>
          <w:rFonts w:ascii="Consolas" w:hAnsi="Consolas"/>
          <w:color w:val="444444"/>
          <w:bdr w:val="none" w:sz="0" w:space="0" w:color="auto" w:frame="1"/>
        </w:rPr>
        <w:t>(</w:t>
      </w:r>
      <w:r>
        <w:rPr>
          <w:rStyle w:val="nu0"/>
          <w:rFonts w:ascii="Consolas" w:hAnsi="Consolas"/>
          <w:color w:val="444444"/>
          <w:bdr w:val="none" w:sz="0" w:space="0" w:color="auto" w:frame="1"/>
        </w:rPr>
        <w:t>0</w:t>
      </w:r>
      <w:r>
        <w:rPr>
          <w:rFonts w:ascii="Consolas" w:hAnsi="Consolas"/>
          <w:color w:val="444444"/>
        </w:rPr>
        <w:t xml:space="preserve"> seconds</w:t>
      </w:r>
      <w:r>
        <w:rPr>
          <w:rStyle w:val="br0"/>
          <w:rFonts w:ascii="Consolas" w:hAnsi="Consolas"/>
          <w:color w:val="444444"/>
          <w:bdr w:val="none" w:sz="0" w:space="0" w:color="auto" w:frame="1"/>
        </w:rPr>
        <w:t>)</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End </w:t>
      </w:r>
      <w:proofErr w:type="spellStart"/>
      <w:r>
        <w:rPr>
          <w:rFonts w:ascii="Consolas" w:hAnsi="Consolas"/>
          <w:color w:val="444444"/>
        </w:rPr>
        <w:t>rpmdb</w:t>
      </w:r>
      <w:proofErr w:type="spellEnd"/>
      <w:r>
        <w:rPr>
          <w:rFonts w:ascii="Consolas" w:hAnsi="Consolas"/>
          <w:color w:val="444444"/>
        </w:rPr>
        <w:t xml:space="preserve">    </w:t>
      </w:r>
      <w:proofErr w:type="gramStart"/>
      <w:r>
        <w:rPr>
          <w:rFonts w:ascii="Consolas" w:hAnsi="Consolas"/>
          <w:color w:val="444444"/>
        </w:rPr>
        <w:t xml:space="preserve">  :</w:t>
      </w:r>
      <w:proofErr w:type="gramEnd"/>
      <w:r>
        <w:rPr>
          <w:rFonts w:ascii="Consolas" w:hAnsi="Consolas"/>
          <w:color w:val="444444"/>
        </w:rPr>
        <w:t xml:space="preserve"> </w:t>
      </w:r>
      <w:r>
        <w:rPr>
          <w:rStyle w:val="nu0"/>
          <w:rFonts w:ascii="Consolas" w:hAnsi="Consolas"/>
          <w:color w:val="444444"/>
          <w:bdr w:val="none" w:sz="0" w:space="0" w:color="auto" w:frame="1"/>
        </w:rPr>
        <w:t>394</w:t>
      </w:r>
      <w:r>
        <w:rPr>
          <w:rFonts w:ascii="Consolas" w:hAnsi="Consolas"/>
          <w:color w:val="444444"/>
        </w:rPr>
        <w:t>:e2078e6f2b3657ae7b67053902eae91a492a54a5</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User         </w:t>
      </w:r>
      <w:proofErr w:type="gramStart"/>
      <w:r>
        <w:rPr>
          <w:rFonts w:ascii="Consolas" w:hAnsi="Consolas"/>
          <w:color w:val="444444"/>
        </w:rPr>
        <w:t xml:space="preserve">  :</w:t>
      </w:r>
      <w:proofErr w:type="gramEnd"/>
      <w:r>
        <w:rPr>
          <w:rFonts w:ascii="Consolas" w:hAnsi="Consolas"/>
          <w:color w:val="444444"/>
        </w:rPr>
        <w:t xml:space="preserve"> root &lt;root&gt;</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Return-Code  </w:t>
      </w:r>
      <w:proofErr w:type="gramStart"/>
      <w:r>
        <w:rPr>
          <w:rFonts w:ascii="Consolas" w:hAnsi="Consolas"/>
          <w:color w:val="444444"/>
        </w:rPr>
        <w:t xml:space="preserve">  :</w:t>
      </w:r>
      <w:proofErr w:type="gramEnd"/>
      <w:r>
        <w:rPr>
          <w:rFonts w:ascii="Consolas" w:hAnsi="Consolas"/>
          <w:color w:val="444444"/>
        </w:rPr>
        <w:t xml:space="preserve"> Success</w:t>
      </w:r>
    </w:p>
    <w:p w:rsidR="000D3B7B" w:rsidRDefault="000D3B7B" w:rsidP="000D3B7B">
      <w:pPr>
        <w:pStyle w:val="HTMLPreformatted"/>
        <w:shd w:val="clear" w:color="auto" w:fill="FDFDFD"/>
        <w:rPr>
          <w:rFonts w:ascii="Consolas" w:hAnsi="Consolas"/>
          <w:color w:val="444444"/>
        </w:rPr>
      </w:pPr>
      <w:proofErr w:type="spellStart"/>
      <w:r>
        <w:rPr>
          <w:rFonts w:ascii="Consolas" w:hAnsi="Consolas"/>
          <w:color w:val="444444"/>
        </w:rPr>
        <w:t>Releasever</w:t>
      </w:r>
      <w:proofErr w:type="spellEnd"/>
      <w:r>
        <w:rPr>
          <w:rFonts w:ascii="Consolas" w:hAnsi="Consolas"/>
          <w:color w:val="444444"/>
        </w:rPr>
        <w:t xml:space="preserve">   </w:t>
      </w:r>
      <w:proofErr w:type="gramStart"/>
      <w:r>
        <w:rPr>
          <w:rFonts w:ascii="Consolas" w:hAnsi="Consolas"/>
          <w:color w:val="444444"/>
        </w:rPr>
        <w:t xml:space="preserve">  :</w:t>
      </w:r>
      <w:proofErr w:type="gramEnd"/>
      <w:r>
        <w:rPr>
          <w:rFonts w:ascii="Consolas" w:hAnsi="Consolas"/>
          <w:color w:val="444444"/>
        </w:rPr>
        <w:t xml:space="preserve"> </w:t>
      </w:r>
      <w:r>
        <w:rPr>
          <w:rStyle w:val="nu0"/>
          <w:rFonts w:ascii="Consolas" w:hAnsi="Consolas"/>
          <w:color w:val="444444"/>
          <w:bdr w:val="none" w:sz="0" w:space="0" w:color="auto" w:frame="1"/>
        </w:rPr>
        <w:t>8</w:t>
      </w:r>
    </w:p>
    <w:p w:rsidR="000D3B7B" w:rsidRDefault="000D3B7B" w:rsidP="000D3B7B">
      <w:pPr>
        <w:pStyle w:val="HTMLPreformatted"/>
        <w:shd w:val="clear" w:color="auto" w:fill="FDFDFD"/>
        <w:rPr>
          <w:rFonts w:ascii="Consolas" w:hAnsi="Consolas"/>
          <w:color w:val="444444"/>
        </w:rPr>
      </w:pPr>
      <w:r>
        <w:rPr>
          <w:rFonts w:ascii="Consolas" w:hAnsi="Consolas"/>
          <w:color w:val="444444"/>
        </w:rPr>
        <w:t xml:space="preserve">Command Line </w:t>
      </w:r>
      <w:proofErr w:type="gramStart"/>
      <w:r>
        <w:rPr>
          <w:rFonts w:ascii="Consolas" w:hAnsi="Consolas"/>
          <w:color w:val="444444"/>
        </w:rPr>
        <w:t xml:space="preserve">  :</w:t>
      </w:r>
      <w:proofErr w:type="gramEnd"/>
      <w:r>
        <w:rPr>
          <w:rFonts w:ascii="Consolas" w:hAnsi="Consolas"/>
          <w:color w:val="444444"/>
        </w:rPr>
        <w:t xml:space="preserve"> install yum-</w:t>
      </w:r>
      <w:proofErr w:type="spellStart"/>
      <w:r>
        <w:rPr>
          <w:rFonts w:ascii="Consolas" w:hAnsi="Consolas"/>
          <w:color w:val="444444"/>
        </w:rPr>
        <w:t>utils</w:t>
      </w:r>
      <w:proofErr w:type="spellEnd"/>
    </w:p>
    <w:p w:rsidR="000D3B7B" w:rsidRDefault="000D3B7B" w:rsidP="000D3B7B">
      <w:pPr>
        <w:pStyle w:val="HTMLPreformatted"/>
        <w:shd w:val="clear" w:color="auto" w:fill="FDFDFD"/>
        <w:rPr>
          <w:rFonts w:ascii="Consolas" w:hAnsi="Consolas"/>
          <w:color w:val="444444"/>
        </w:rPr>
      </w:pPr>
      <w:r>
        <w:rPr>
          <w:rFonts w:ascii="Consolas" w:hAnsi="Consolas"/>
          <w:color w:val="444444"/>
        </w:rPr>
        <w:t>Packages Altered:</w:t>
      </w:r>
    </w:p>
    <w:p w:rsidR="000D3B7B" w:rsidRDefault="000D3B7B" w:rsidP="000D3B7B">
      <w:pPr>
        <w:pStyle w:val="HTMLPreformatted"/>
        <w:shd w:val="clear" w:color="auto" w:fill="FDFDFD"/>
        <w:rPr>
          <w:rFonts w:ascii="Consolas" w:hAnsi="Consolas"/>
          <w:color w:val="444444"/>
        </w:rPr>
      </w:pPr>
      <w:r>
        <w:rPr>
          <w:rFonts w:ascii="Consolas" w:hAnsi="Consolas"/>
          <w:color w:val="444444"/>
        </w:rPr>
        <w:lastRenderedPageBreak/>
        <w:t xml:space="preserve">    Install dnf-utils-4.0.2.2-</w:t>
      </w:r>
      <w:r>
        <w:rPr>
          <w:rStyle w:val="nu0"/>
          <w:rFonts w:ascii="Consolas" w:hAnsi="Consolas"/>
          <w:color w:val="444444"/>
          <w:bdr w:val="none" w:sz="0" w:space="0" w:color="auto" w:frame="1"/>
        </w:rPr>
        <w:t>3</w:t>
      </w:r>
      <w:r>
        <w:rPr>
          <w:rFonts w:ascii="Consolas" w:hAnsi="Consolas"/>
          <w:color w:val="444444"/>
        </w:rPr>
        <w:t>.el8.noarch @</w:t>
      </w:r>
      <w:proofErr w:type="spellStart"/>
      <w:r>
        <w:rPr>
          <w:rFonts w:ascii="Consolas" w:hAnsi="Consolas"/>
          <w:color w:val="444444"/>
        </w:rPr>
        <w:t>BaseOS</w:t>
      </w:r>
      <w:proofErr w:type="spellEnd"/>
    </w:p>
    <w:p w:rsidR="001F439B" w:rsidRDefault="001F439B" w:rsidP="000D3B7B"/>
    <w:p w:rsidR="000D3B7B" w:rsidRDefault="000D3B7B" w:rsidP="000D3B7B"/>
    <w:p w:rsidR="000D3B7B" w:rsidRDefault="000D3B7B" w:rsidP="000D3B7B">
      <w:pPr>
        <w:pStyle w:val="Heading1"/>
        <w:shd w:val="clear" w:color="auto" w:fill="FFFFFF"/>
        <w:spacing w:before="0" w:after="225"/>
        <w:jc w:val="center"/>
        <w:textAlignment w:val="baseline"/>
        <w:rPr>
          <w:rFonts w:ascii="Poppins" w:hAnsi="Poppins"/>
          <w:color w:val="BA3925"/>
          <w:sz w:val="57"/>
          <w:szCs w:val="57"/>
        </w:rPr>
      </w:pPr>
      <w:r>
        <w:rPr>
          <w:rFonts w:ascii="Poppins" w:hAnsi="Poppins"/>
          <w:color w:val="BA3925"/>
          <w:sz w:val="57"/>
          <w:szCs w:val="57"/>
        </w:rPr>
        <w:t xml:space="preserve">How do I check if a package is installed on </w:t>
      </w:r>
      <w:proofErr w:type="spellStart"/>
      <w:r>
        <w:rPr>
          <w:rFonts w:ascii="Poppins" w:hAnsi="Poppins"/>
          <w:color w:val="BA3925"/>
          <w:sz w:val="57"/>
          <w:szCs w:val="57"/>
        </w:rPr>
        <w:t>Debian</w:t>
      </w:r>
      <w:proofErr w:type="spellEnd"/>
      <w:r>
        <w:rPr>
          <w:rFonts w:ascii="Poppins" w:hAnsi="Poppins"/>
          <w:color w:val="BA3925"/>
          <w:sz w:val="57"/>
          <w:szCs w:val="57"/>
        </w:rPr>
        <w:t xml:space="preserve"> and </w:t>
      </w:r>
      <w:proofErr w:type="gramStart"/>
      <w:r>
        <w:rPr>
          <w:rFonts w:ascii="Poppins" w:hAnsi="Poppins"/>
          <w:color w:val="BA3925"/>
          <w:sz w:val="57"/>
          <w:szCs w:val="57"/>
        </w:rPr>
        <w:t>Ubuntu</w:t>
      </w:r>
      <w:proofErr w:type="gramEnd"/>
    </w:p>
    <w:p w:rsidR="000D3B7B" w:rsidRDefault="000D3B7B" w:rsidP="000D3B7B">
      <w:pPr>
        <w:pStyle w:val="Heading2"/>
        <w:shd w:val="clear" w:color="auto" w:fill="FFFFFF"/>
        <w:spacing w:before="0" w:beforeAutospacing="0" w:after="0" w:afterAutospacing="0"/>
        <w:textAlignment w:val="baseline"/>
        <w:rPr>
          <w:rFonts w:ascii="Poppins" w:hAnsi="Poppins"/>
          <w:color w:val="BA3925"/>
          <w:sz w:val="30"/>
          <w:szCs w:val="30"/>
        </w:rPr>
      </w:pPr>
      <w:r>
        <w:rPr>
          <w:rStyle w:val="Strong"/>
          <w:rFonts w:ascii="Poppins" w:eastAsiaTheme="majorEastAsia" w:hAnsi="Poppins"/>
          <w:b/>
          <w:bCs/>
          <w:color w:val="BA3925"/>
          <w:sz w:val="30"/>
          <w:szCs w:val="30"/>
          <w:bdr w:val="none" w:sz="0" w:space="0" w:color="auto" w:frame="1"/>
        </w:rPr>
        <w:t>Checking if a specific package is installed using </w:t>
      </w:r>
      <w:proofErr w:type="spellStart"/>
      <w:r>
        <w:rPr>
          <w:rStyle w:val="Emphasis"/>
          <w:rFonts w:ascii="Poppins" w:hAnsi="Poppins"/>
          <w:color w:val="BA3925"/>
          <w:sz w:val="30"/>
          <w:szCs w:val="30"/>
          <w:bdr w:val="none" w:sz="0" w:space="0" w:color="auto" w:frame="1"/>
        </w:rPr>
        <w:t>dpkg</w:t>
      </w:r>
      <w:proofErr w:type="spellEnd"/>
      <w:r>
        <w:rPr>
          <w:rStyle w:val="Strong"/>
          <w:rFonts w:ascii="Poppins" w:eastAsiaTheme="majorEastAsia" w:hAnsi="Poppins"/>
          <w:b/>
          <w:bCs/>
          <w:color w:val="BA3925"/>
          <w:sz w:val="30"/>
          <w:szCs w:val="30"/>
          <w:bdr w:val="none" w:sz="0" w:space="0" w:color="auto" w:frame="1"/>
        </w:rPr>
        <w: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To check if a specific package is installed on </w:t>
      </w:r>
      <w:proofErr w:type="spellStart"/>
      <w:r>
        <w:rPr>
          <w:rFonts w:ascii="Arial" w:hAnsi="Arial" w:cs="Arial"/>
          <w:color w:val="444444"/>
          <w:sz w:val="27"/>
          <w:szCs w:val="27"/>
        </w:rPr>
        <w:fldChar w:fldCharType="begin"/>
      </w:r>
      <w:r>
        <w:rPr>
          <w:rFonts w:ascii="Arial" w:hAnsi="Arial" w:cs="Arial"/>
          <w:color w:val="444444"/>
          <w:sz w:val="27"/>
          <w:szCs w:val="27"/>
        </w:rPr>
        <w:instrText xml:space="preserve"> HYPERLINK "https://www.debian.org/derivatives/" \l "list" </w:instrText>
      </w:r>
      <w:r>
        <w:rPr>
          <w:rFonts w:ascii="Arial" w:hAnsi="Arial" w:cs="Arial"/>
          <w:color w:val="444444"/>
          <w:sz w:val="27"/>
          <w:szCs w:val="27"/>
        </w:rPr>
        <w:fldChar w:fldCharType="separate"/>
      </w:r>
      <w:r>
        <w:rPr>
          <w:rStyle w:val="Hyperlink"/>
          <w:rFonts w:ascii="Arial" w:hAnsi="Arial" w:cs="Arial"/>
          <w:sz w:val="27"/>
          <w:szCs w:val="27"/>
          <w:bdr w:val="none" w:sz="0" w:space="0" w:color="auto" w:frame="1"/>
        </w:rPr>
        <w:t>Debian</w:t>
      </w:r>
      <w:proofErr w:type="spellEnd"/>
      <w:r>
        <w:rPr>
          <w:rStyle w:val="Hyperlink"/>
          <w:rFonts w:ascii="Arial" w:hAnsi="Arial" w:cs="Arial"/>
          <w:sz w:val="27"/>
          <w:szCs w:val="27"/>
          <w:bdr w:val="none" w:sz="0" w:space="0" w:color="auto" w:frame="1"/>
        </w:rPr>
        <w:t xml:space="preserve"> based Linux distributions</w:t>
      </w:r>
      <w:r>
        <w:rPr>
          <w:rFonts w:ascii="Arial" w:hAnsi="Arial" w:cs="Arial"/>
          <w:color w:val="444444"/>
          <w:sz w:val="27"/>
          <w:szCs w:val="27"/>
        </w:rPr>
        <w:fldChar w:fldCharType="end"/>
      </w:r>
      <w:r>
        <w:rPr>
          <w:rFonts w:ascii="Arial" w:hAnsi="Arial" w:cs="Arial"/>
          <w:color w:val="444444"/>
          <w:sz w:val="27"/>
          <w:szCs w:val="27"/>
        </w:rPr>
        <w:t>, you can use the </w:t>
      </w:r>
      <w:proofErr w:type="spellStart"/>
      <w:r>
        <w:rPr>
          <w:rStyle w:val="Emphasis"/>
          <w:rFonts w:ascii="Arial" w:hAnsi="Arial" w:cs="Arial"/>
          <w:color w:val="444444"/>
          <w:sz w:val="27"/>
          <w:szCs w:val="27"/>
          <w:bdr w:val="none" w:sz="0" w:space="0" w:color="auto" w:frame="1"/>
        </w:rPr>
        <w:t>dpkg</w:t>
      </w:r>
      <w:proofErr w:type="spellEnd"/>
      <w:r>
        <w:rPr>
          <w:rFonts w:ascii="Arial" w:hAnsi="Arial" w:cs="Arial"/>
          <w:color w:val="444444"/>
          <w:sz w:val="27"/>
          <w:szCs w:val="27"/>
        </w:rPr>
        <w:t> command followed by the </w:t>
      </w:r>
      <w:r>
        <w:rPr>
          <w:rStyle w:val="Emphasis"/>
          <w:rFonts w:ascii="Arial" w:hAnsi="Arial" w:cs="Arial"/>
          <w:color w:val="444444"/>
          <w:sz w:val="27"/>
          <w:szCs w:val="27"/>
          <w:bdr w:val="none" w:sz="0" w:space="0" w:color="auto" w:frame="1"/>
        </w:rPr>
        <w:t>-s</w:t>
      </w:r>
      <w:r>
        <w:rPr>
          <w:rFonts w:ascii="Arial" w:hAnsi="Arial" w:cs="Arial"/>
          <w:color w:val="444444"/>
          <w:sz w:val="27"/>
          <w:szCs w:val="27"/>
        </w:rPr>
        <w:t xml:space="preserve"> (status) flag and the package name. The command below shows an example of </w:t>
      </w:r>
      <w:proofErr w:type="spellStart"/>
      <w:r>
        <w:rPr>
          <w:rFonts w:ascii="Arial" w:hAnsi="Arial" w:cs="Arial"/>
          <w:color w:val="444444"/>
          <w:sz w:val="27"/>
          <w:szCs w:val="27"/>
        </w:rPr>
        <w:t>dpkg</w:t>
      </w:r>
      <w:proofErr w:type="spellEnd"/>
      <w:r>
        <w:rPr>
          <w:rFonts w:ascii="Arial" w:hAnsi="Arial" w:cs="Arial"/>
          <w:color w:val="444444"/>
          <w:sz w:val="27"/>
          <w:szCs w:val="27"/>
        </w:rPr>
        <w:t>, used to check the status of the package Steam.</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rStyle w:val="kw2"/>
          <w:color w:val="FBDE2D"/>
          <w:bdr w:val="none" w:sz="0" w:space="0" w:color="auto" w:frame="1"/>
        </w:rPr>
        <w:t>dpkg</w:t>
      </w:r>
      <w:proofErr w:type="spellEnd"/>
      <w:r>
        <w:rPr>
          <w:color w:val="F8F8F8"/>
        </w:rPr>
        <w:t> </w:t>
      </w:r>
      <w:r>
        <w:rPr>
          <w:rStyle w:val="re5"/>
          <w:color w:val="F8F8F8"/>
          <w:bdr w:val="none" w:sz="0" w:space="0" w:color="auto" w:frame="1"/>
        </w:rPr>
        <w:t>-s</w:t>
      </w:r>
      <w:r>
        <w:rPr>
          <w:color w:val="F8F8F8"/>
        </w:rPr>
        <w:t> steam</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5767754" cy="2506913"/>
            <wp:effectExtent l="0" t="0" r="4445" b="8255"/>
            <wp:docPr id="26" name="Picture 26" descr="https://linuxhint.com/wp-content/uploads/2021/07/word-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inuxhint.com/wp-content/uploads/2021/07/word-image-7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2272" cy="2517570"/>
                    </a:xfrm>
                    <a:prstGeom prst="rect">
                      <a:avLst/>
                    </a:prstGeom>
                    <a:noFill/>
                    <a:ln>
                      <a:noFill/>
                    </a:ln>
                  </pic:spPr>
                </pic:pic>
              </a:graphicData>
            </a:graphic>
          </wp:inline>
        </w:drawing>
      </w:r>
    </w:p>
    <w:p w:rsidR="000D3B7B" w:rsidRDefault="000D3B7B" w:rsidP="000D3B7B">
      <w:pPr>
        <w:shd w:val="clear" w:color="auto" w:fill="000000"/>
        <w:spacing w:line="240" w:lineRule="atLeast"/>
        <w:textAlignment w:val="baseline"/>
        <w:rPr>
          <w:rFonts w:ascii="Arial" w:hAnsi="Arial" w:cs="Arial"/>
          <w:color w:val="444444"/>
          <w:sz w:val="24"/>
          <w:szCs w:val="24"/>
        </w:rPr>
      </w:pPr>
      <w:r>
        <w:rPr>
          <w:rStyle w:val="jw-time-update"/>
          <w:rFonts w:ascii="Arial" w:hAnsi="Arial" w:cs="Arial"/>
          <w:color w:val="444444"/>
          <w:bdr w:val="none" w:sz="0" w:space="0" w:color="auto" w:frame="1"/>
        </w:rPr>
        <w:t xml:space="preserve">0 seconds of 0 </w:t>
      </w:r>
      <w:proofErr w:type="spellStart"/>
      <w:r>
        <w:rPr>
          <w:rStyle w:val="jw-time-update"/>
          <w:rFonts w:ascii="Arial" w:hAnsi="Arial" w:cs="Arial"/>
          <w:color w:val="444444"/>
          <w:bdr w:val="none" w:sz="0" w:space="0" w:color="auto" w:frame="1"/>
        </w:rPr>
        <w:t>seconds</w:t>
      </w:r>
      <w:r>
        <w:rPr>
          <w:rStyle w:val="jw-volume-update"/>
          <w:rFonts w:ascii="Arial" w:hAnsi="Arial" w:cs="Arial"/>
          <w:color w:val="444444"/>
          <w:bdr w:val="none" w:sz="0" w:space="0" w:color="auto" w:frame="1"/>
        </w:rPr>
        <w:t>Volume</w:t>
      </w:r>
      <w:proofErr w:type="spellEnd"/>
      <w:r>
        <w:rPr>
          <w:rStyle w:val="jw-volume-update"/>
          <w:rFonts w:ascii="Arial" w:hAnsi="Arial" w:cs="Arial"/>
          <w:color w:val="444444"/>
          <w:bdr w:val="none" w:sz="0" w:space="0" w:color="auto" w:frame="1"/>
        </w:rPr>
        <w:t xml:space="preserve"> 0%</w:t>
      </w:r>
    </w:p>
    <w:p w:rsidR="000D3B7B" w:rsidRDefault="000D3B7B" w:rsidP="000D3B7B">
      <w:pPr>
        <w:spacing w:line="240" w:lineRule="atLeast"/>
        <w:textAlignment w:val="baseline"/>
        <w:rPr>
          <w:rFonts w:ascii="Arial" w:hAnsi="Arial" w:cs="Arial"/>
          <w:color w:val="444444"/>
        </w:rPr>
      </w:pPr>
      <w:r>
        <w:rPr>
          <w:rFonts w:ascii="Arial" w:hAnsi="Arial" w:cs="Arial"/>
          <w:color w:val="444444"/>
        </w:rPr>
        <w:t> </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As you can see, the command returns information on the package, including the following:</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Package name</w:t>
      </w:r>
      <w:r>
        <w:rPr>
          <w:rFonts w:ascii="Arial" w:hAnsi="Arial" w:cs="Arial"/>
          <w:color w:val="444444"/>
          <w:sz w:val="27"/>
          <w:szCs w:val="27"/>
        </w:rPr>
        <w:t>: Package name.</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Package status:</w:t>
      </w:r>
      <w:r>
        <w:rPr>
          <w:rFonts w:ascii="Arial" w:hAnsi="Arial" w:cs="Arial"/>
          <w:color w:val="444444"/>
          <w:sz w:val="27"/>
          <w:szCs w:val="27"/>
        </w:rPr>
        <w:t> Here, you can see the package status on your system.</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Priority:</w:t>
      </w:r>
      <w:r>
        <w:rPr>
          <w:rFonts w:ascii="Arial" w:hAnsi="Arial" w:cs="Arial"/>
          <w:color w:val="444444"/>
          <w:sz w:val="27"/>
          <w:szCs w:val="27"/>
        </w:rPr>
        <w:t> There are 5 possible priority levels for packages: The priority </w:t>
      </w:r>
      <w:r>
        <w:rPr>
          <w:rStyle w:val="Emphasis"/>
          <w:rFonts w:ascii="Arial" w:hAnsi="Arial" w:cs="Arial"/>
          <w:b/>
          <w:bCs/>
          <w:color w:val="444444"/>
          <w:sz w:val="27"/>
          <w:szCs w:val="27"/>
          <w:bdr w:val="none" w:sz="0" w:space="0" w:color="auto" w:frame="1"/>
        </w:rPr>
        <w:t>‘Required’</w:t>
      </w:r>
      <w:r>
        <w:rPr>
          <w:rFonts w:ascii="Arial" w:hAnsi="Arial" w:cs="Arial"/>
          <w:color w:val="444444"/>
          <w:sz w:val="27"/>
          <w:szCs w:val="27"/>
        </w:rPr>
        <w:t> belongs to packages that are essential for the system; removing packages marked as </w:t>
      </w:r>
      <w:r>
        <w:rPr>
          <w:rStyle w:val="Emphasis"/>
          <w:rFonts w:ascii="Arial" w:hAnsi="Arial" w:cs="Arial"/>
          <w:color w:val="444444"/>
          <w:sz w:val="27"/>
          <w:szCs w:val="27"/>
          <w:bdr w:val="none" w:sz="0" w:space="0" w:color="auto" w:frame="1"/>
        </w:rPr>
        <w:t>‘Required’</w:t>
      </w:r>
      <w:r>
        <w:rPr>
          <w:rFonts w:ascii="Arial" w:hAnsi="Arial" w:cs="Arial"/>
          <w:color w:val="444444"/>
          <w:sz w:val="27"/>
          <w:szCs w:val="27"/>
        </w:rPr>
        <w:t xml:space="preserve"> may lead to a system failure. The </w:t>
      </w:r>
      <w:r>
        <w:rPr>
          <w:rFonts w:ascii="Arial" w:hAnsi="Arial" w:cs="Arial"/>
          <w:color w:val="444444"/>
          <w:sz w:val="27"/>
          <w:szCs w:val="27"/>
        </w:rPr>
        <w:lastRenderedPageBreak/>
        <w:t>second possible priority mode for a is the </w:t>
      </w:r>
      <w:r>
        <w:rPr>
          <w:rStyle w:val="Emphasis"/>
          <w:rFonts w:ascii="Arial" w:hAnsi="Arial" w:cs="Arial"/>
          <w:b/>
          <w:bCs/>
          <w:color w:val="444444"/>
          <w:sz w:val="27"/>
          <w:szCs w:val="27"/>
          <w:bdr w:val="none" w:sz="0" w:space="0" w:color="auto" w:frame="1"/>
        </w:rPr>
        <w:t>‘Important’</w:t>
      </w:r>
      <w:r>
        <w:rPr>
          <w:rFonts w:ascii="Arial" w:hAnsi="Arial" w:cs="Arial"/>
          <w:color w:val="444444"/>
          <w:sz w:val="27"/>
          <w:szCs w:val="27"/>
        </w:rPr>
        <w:t xml:space="preserve"> priority for packages that are not essential for the system but the user, for example, a text editor like </w:t>
      </w:r>
      <w:proofErr w:type="spellStart"/>
      <w:r>
        <w:rPr>
          <w:rFonts w:ascii="Arial" w:hAnsi="Arial" w:cs="Arial"/>
          <w:color w:val="444444"/>
          <w:sz w:val="27"/>
          <w:szCs w:val="27"/>
        </w:rPr>
        <w:t>nano</w:t>
      </w:r>
      <w:proofErr w:type="spellEnd"/>
      <w:r>
        <w:rPr>
          <w:rFonts w:ascii="Arial" w:hAnsi="Arial" w:cs="Arial"/>
          <w:color w:val="444444"/>
          <w:sz w:val="27"/>
          <w:szCs w:val="27"/>
        </w:rPr>
        <w:t xml:space="preserve"> or net-tools. The third priority is </w:t>
      </w:r>
      <w:r>
        <w:rPr>
          <w:rStyle w:val="Emphasis"/>
          <w:rFonts w:ascii="Arial" w:hAnsi="Arial" w:cs="Arial"/>
          <w:b/>
          <w:bCs/>
          <w:color w:val="444444"/>
          <w:sz w:val="27"/>
          <w:szCs w:val="27"/>
          <w:bdr w:val="none" w:sz="0" w:space="0" w:color="auto" w:frame="1"/>
        </w:rPr>
        <w:t>‘Standard’</w:t>
      </w:r>
      <w:r>
        <w:rPr>
          <w:rFonts w:ascii="Arial" w:hAnsi="Arial" w:cs="Arial"/>
          <w:color w:val="444444"/>
          <w:sz w:val="27"/>
          <w:szCs w:val="27"/>
        </w:rPr>
        <w:t>, which includes packages that are defined to be installed by default. The fourth priority level is the </w:t>
      </w:r>
      <w:r>
        <w:rPr>
          <w:rStyle w:val="Emphasis"/>
          <w:rFonts w:ascii="Arial" w:hAnsi="Arial" w:cs="Arial"/>
          <w:b/>
          <w:bCs/>
          <w:color w:val="444444"/>
          <w:sz w:val="27"/>
          <w:szCs w:val="27"/>
          <w:bdr w:val="none" w:sz="0" w:space="0" w:color="auto" w:frame="1"/>
        </w:rPr>
        <w:t>‘Optional’,</w:t>
      </w:r>
      <w:r>
        <w:rPr>
          <w:rFonts w:ascii="Arial" w:hAnsi="Arial" w:cs="Arial"/>
          <w:color w:val="444444"/>
          <w:sz w:val="27"/>
          <w:szCs w:val="27"/>
        </w:rPr>
        <w:t xml:space="preserve"> which includes optional packages in </w:t>
      </w:r>
      <w:proofErr w:type="spellStart"/>
      <w:r>
        <w:rPr>
          <w:rFonts w:ascii="Arial" w:hAnsi="Arial" w:cs="Arial"/>
          <w:color w:val="444444"/>
          <w:sz w:val="27"/>
          <w:szCs w:val="27"/>
        </w:rPr>
        <w:t>Debian</w:t>
      </w:r>
      <w:proofErr w:type="spellEnd"/>
      <w:r>
        <w:rPr>
          <w:rFonts w:ascii="Arial" w:hAnsi="Arial" w:cs="Arial"/>
          <w:color w:val="444444"/>
          <w:sz w:val="27"/>
          <w:szCs w:val="27"/>
        </w:rPr>
        <w:t>/Ubuntu installations. Finally, the fifth priority is </w:t>
      </w:r>
      <w:r>
        <w:rPr>
          <w:rStyle w:val="Emphasis"/>
          <w:rFonts w:ascii="Arial" w:hAnsi="Arial" w:cs="Arial"/>
          <w:b/>
          <w:bCs/>
          <w:color w:val="444444"/>
          <w:sz w:val="27"/>
          <w:szCs w:val="27"/>
          <w:bdr w:val="none" w:sz="0" w:space="0" w:color="auto" w:frame="1"/>
        </w:rPr>
        <w:t>‘Extra’</w:t>
      </w:r>
      <w:r>
        <w:rPr>
          <w:rFonts w:ascii="Arial" w:hAnsi="Arial" w:cs="Arial"/>
          <w:color w:val="444444"/>
          <w:sz w:val="27"/>
          <w:szCs w:val="27"/>
        </w:rPr>
        <w:t>, which is deprecated and is replaced by </w:t>
      </w:r>
      <w:r>
        <w:rPr>
          <w:rStyle w:val="Emphasis"/>
          <w:rFonts w:ascii="Arial" w:hAnsi="Arial" w:cs="Arial"/>
          <w:color w:val="444444"/>
          <w:sz w:val="27"/>
          <w:szCs w:val="27"/>
          <w:bdr w:val="none" w:sz="0" w:space="0" w:color="auto" w:frame="1"/>
        </w:rPr>
        <w:t>‘Optional’</w:t>
      </w:r>
      <w:r>
        <w:rPr>
          <w:rFonts w:ascii="Arial" w:hAnsi="Arial" w:cs="Arial"/>
          <w:color w:val="444444"/>
          <w:sz w:val="27"/>
          <w:szCs w:val="27"/>
        </w:rPr>
        <w:t>. The status ‘</w:t>
      </w:r>
      <w:r>
        <w:rPr>
          <w:rStyle w:val="Emphasis"/>
          <w:rFonts w:ascii="Arial" w:hAnsi="Arial" w:cs="Arial"/>
          <w:color w:val="444444"/>
          <w:sz w:val="27"/>
          <w:szCs w:val="27"/>
          <w:bdr w:val="none" w:sz="0" w:space="0" w:color="auto" w:frame="1"/>
        </w:rPr>
        <w:t>Extra’</w:t>
      </w:r>
      <w:r>
        <w:rPr>
          <w:rFonts w:ascii="Arial" w:hAnsi="Arial" w:cs="Arial"/>
          <w:color w:val="444444"/>
          <w:sz w:val="27"/>
          <w:szCs w:val="27"/>
        </w:rPr>
        <w:t> was used for specialized packages.</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Section: </w:t>
      </w:r>
      <w:r>
        <w:rPr>
          <w:rFonts w:ascii="Arial" w:hAnsi="Arial" w:cs="Arial"/>
          <w:color w:val="444444"/>
          <w:sz w:val="27"/>
          <w:szCs w:val="27"/>
        </w:rPr>
        <w:t xml:space="preserve">Packages are classified by categories; currently available categories include admin, database, cli-mono, debug, </w:t>
      </w:r>
      <w:proofErr w:type="spellStart"/>
      <w:r>
        <w:rPr>
          <w:rFonts w:ascii="Arial" w:hAnsi="Arial" w:cs="Arial"/>
          <w:color w:val="444444"/>
          <w:sz w:val="27"/>
          <w:szCs w:val="27"/>
        </w:rPr>
        <w:t>devel</w:t>
      </w:r>
      <w:proofErr w:type="spellEnd"/>
      <w:r>
        <w:rPr>
          <w:rFonts w:ascii="Arial" w:hAnsi="Arial" w:cs="Arial"/>
          <w:color w:val="444444"/>
          <w:sz w:val="27"/>
          <w:szCs w:val="27"/>
        </w:rPr>
        <w:t xml:space="preserve">, doc, editors, education, </w:t>
      </w:r>
      <w:proofErr w:type="spellStart"/>
      <w:r>
        <w:rPr>
          <w:rFonts w:ascii="Arial" w:hAnsi="Arial" w:cs="Arial"/>
          <w:color w:val="444444"/>
          <w:sz w:val="27"/>
          <w:szCs w:val="27"/>
        </w:rPr>
        <w:t>gnustep</w:t>
      </w:r>
      <w:proofErr w:type="spellEnd"/>
      <w:r>
        <w:rPr>
          <w:rFonts w:ascii="Arial" w:hAnsi="Arial" w:cs="Arial"/>
          <w:color w:val="444444"/>
          <w:sz w:val="27"/>
          <w:szCs w:val="27"/>
        </w:rPr>
        <w:t xml:space="preserve">, embedded, fonts, games, gnome, gnu-r, electronics, graphics, interpreters, </w:t>
      </w:r>
      <w:proofErr w:type="spellStart"/>
      <w:r>
        <w:rPr>
          <w:rFonts w:ascii="Arial" w:hAnsi="Arial" w:cs="Arial"/>
          <w:color w:val="444444"/>
          <w:sz w:val="27"/>
          <w:szCs w:val="27"/>
        </w:rPr>
        <w:t>hamradio</w:t>
      </w:r>
      <w:proofErr w:type="spellEnd"/>
      <w:r>
        <w:rPr>
          <w:rFonts w:ascii="Arial" w:hAnsi="Arial" w:cs="Arial"/>
          <w:color w:val="444444"/>
          <w:sz w:val="27"/>
          <w:szCs w:val="27"/>
        </w:rPr>
        <w:t xml:space="preserve">, </w:t>
      </w:r>
      <w:proofErr w:type="spellStart"/>
      <w:r>
        <w:rPr>
          <w:rFonts w:ascii="Arial" w:hAnsi="Arial" w:cs="Arial"/>
          <w:color w:val="444444"/>
          <w:sz w:val="27"/>
          <w:szCs w:val="27"/>
        </w:rPr>
        <w:t>haskell</w:t>
      </w:r>
      <w:proofErr w:type="spellEnd"/>
      <w:r>
        <w:rPr>
          <w:rFonts w:ascii="Arial" w:hAnsi="Arial" w:cs="Arial"/>
          <w:color w:val="444444"/>
          <w:sz w:val="27"/>
          <w:szCs w:val="27"/>
        </w:rPr>
        <w:t xml:space="preserve">, </w:t>
      </w:r>
      <w:proofErr w:type="spellStart"/>
      <w:r>
        <w:rPr>
          <w:rFonts w:ascii="Arial" w:hAnsi="Arial" w:cs="Arial"/>
          <w:color w:val="444444"/>
          <w:sz w:val="27"/>
          <w:szCs w:val="27"/>
        </w:rPr>
        <w:t>httpd</w:t>
      </w:r>
      <w:proofErr w:type="spellEnd"/>
      <w:r>
        <w:rPr>
          <w:rFonts w:ascii="Arial" w:hAnsi="Arial" w:cs="Arial"/>
          <w:color w:val="444444"/>
          <w:sz w:val="27"/>
          <w:szCs w:val="27"/>
        </w:rPr>
        <w:t xml:space="preserve">, python, introspection, </w:t>
      </w:r>
      <w:proofErr w:type="spellStart"/>
      <w:r>
        <w:rPr>
          <w:rFonts w:ascii="Arial" w:hAnsi="Arial" w:cs="Arial"/>
          <w:color w:val="444444"/>
          <w:sz w:val="27"/>
          <w:szCs w:val="27"/>
        </w:rPr>
        <w:t>javascript</w:t>
      </w:r>
      <w:proofErr w:type="spellEnd"/>
      <w:r>
        <w:rPr>
          <w:rFonts w:ascii="Arial" w:hAnsi="Arial" w:cs="Arial"/>
          <w:color w:val="444444"/>
          <w:sz w:val="27"/>
          <w:szCs w:val="27"/>
        </w:rPr>
        <w:t xml:space="preserve">, java, ruby, </w:t>
      </w:r>
      <w:proofErr w:type="spellStart"/>
      <w:r>
        <w:rPr>
          <w:rFonts w:ascii="Arial" w:hAnsi="Arial" w:cs="Arial"/>
          <w:color w:val="444444"/>
          <w:sz w:val="27"/>
          <w:szCs w:val="27"/>
        </w:rPr>
        <w:t>kde</w:t>
      </w:r>
      <w:proofErr w:type="spellEnd"/>
      <w:r>
        <w:rPr>
          <w:rFonts w:ascii="Arial" w:hAnsi="Arial" w:cs="Arial"/>
          <w:color w:val="444444"/>
          <w:sz w:val="27"/>
          <w:szCs w:val="27"/>
        </w:rPr>
        <w:t xml:space="preserve">, localization, kernel, </w:t>
      </w:r>
      <w:proofErr w:type="spellStart"/>
      <w:r>
        <w:rPr>
          <w:rFonts w:ascii="Arial" w:hAnsi="Arial" w:cs="Arial"/>
          <w:color w:val="444444"/>
          <w:sz w:val="27"/>
          <w:szCs w:val="27"/>
        </w:rPr>
        <w:t>libdevel</w:t>
      </w:r>
      <w:proofErr w:type="spellEnd"/>
      <w:r>
        <w:rPr>
          <w:rFonts w:ascii="Arial" w:hAnsi="Arial" w:cs="Arial"/>
          <w:color w:val="444444"/>
          <w:sz w:val="27"/>
          <w:szCs w:val="27"/>
        </w:rPr>
        <w:t xml:space="preserve">, libs, lisp, mail, math, </w:t>
      </w:r>
      <w:proofErr w:type="spellStart"/>
      <w:r>
        <w:rPr>
          <w:rFonts w:ascii="Arial" w:hAnsi="Arial" w:cs="Arial"/>
          <w:color w:val="444444"/>
          <w:sz w:val="27"/>
          <w:szCs w:val="27"/>
        </w:rPr>
        <w:t>metapackages</w:t>
      </w:r>
      <w:proofErr w:type="spellEnd"/>
      <w:r>
        <w:rPr>
          <w:rFonts w:ascii="Arial" w:hAnsi="Arial" w:cs="Arial"/>
          <w:color w:val="444444"/>
          <w:sz w:val="27"/>
          <w:szCs w:val="27"/>
        </w:rPr>
        <w:t xml:space="preserve">, </w:t>
      </w:r>
      <w:proofErr w:type="spellStart"/>
      <w:r>
        <w:rPr>
          <w:rFonts w:ascii="Arial" w:hAnsi="Arial" w:cs="Arial"/>
          <w:color w:val="444444"/>
          <w:sz w:val="27"/>
          <w:szCs w:val="27"/>
        </w:rPr>
        <w:t>ocaml</w:t>
      </w:r>
      <w:proofErr w:type="spellEnd"/>
      <w:r>
        <w:rPr>
          <w:rFonts w:ascii="Arial" w:hAnsi="Arial" w:cs="Arial"/>
          <w:color w:val="444444"/>
          <w:sz w:val="27"/>
          <w:szCs w:val="27"/>
        </w:rPr>
        <w:t xml:space="preserve">, net, news, </w:t>
      </w:r>
      <w:proofErr w:type="spellStart"/>
      <w:r>
        <w:rPr>
          <w:rFonts w:ascii="Arial" w:hAnsi="Arial" w:cs="Arial"/>
          <w:color w:val="444444"/>
          <w:sz w:val="27"/>
          <w:szCs w:val="27"/>
        </w:rPr>
        <w:t>misc</w:t>
      </w:r>
      <w:proofErr w:type="spellEnd"/>
      <w:r>
        <w:rPr>
          <w:rFonts w:ascii="Arial" w:hAnsi="Arial" w:cs="Arial"/>
          <w:color w:val="444444"/>
          <w:sz w:val="27"/>
          <w:szCs w:val="27"/>
        </w:rPr>
        <w:t xml:space="preserve">, </w:t>
      </w:r>
      <w:proofErr w:type="spellStart"/>
      <w:r>
        <w:rPr>
          <w:rFonts w:ascii="Arial" w:hAnsi="Arial" w:cs="Arial"/>
          <w:color w:val="444444"/>
          <w:sz w:val="27"/>
          <w:szCs w:val="27"/>
        </w:rPr>
        <w:t>comm</w:t>
      </w:r>
      <w:proofErr w:type="spellEnd"/>
      <w:r>
        <w:rPr>
          <w:rFonts w:ascii="Arial" w:hAnsi="Arial" w:cs="Arial"/>
          <w:color w:val="444444"/>
          <w:sz w:val="27"/>
          <w:szCs w:val="27"/>
        </w:rPr>
        <w:t xml:space="preserve">, </w:t>
      </w:r>
      <w:proofErr w:type="spellStart"/>
      <w:r>
        <w:rPr>
          <w:rFonts w:ascii="Arial" w:hAnsi="Arial" w:cs="Arial"/>
          <w:color w:val="444444"/>
          <w:sz w:val="27"/>
          <w:szCs w:val="27"/>
        </w:rPr>
        <w:t>oldlibs</w:t>
      </w:r>
      <w:proofErr w:type="spellEnd"/>
      <w:r>
        <w:rPr>
          <w:rFonts w:ascii="Arial" w:hAnsi="Arial" w:cs="Arial"/>
          <w:color w:val="444444"/>
          <w:sz w:val="27"/>
          <w:szCs w:val="27"/>
        </w:rPr>
        <w:t xml:space="preserve">, </w:t>
      </w:r>
      <w:proofErr w:type="spellStart"/>
      <w:r>
        <w:rPr>
          <w:rFonts w:ascii="Arial" w:hAnsi="Arial" w:cs="Arial"/>
          <w:color w:val="444444"/>
          <w:sz w:val="27"/>
          <w:szCs w:val="27"/>
        </w:rPr>
        <w:t>otherosfs</w:t>
      </w:r>
      <w:proofErr w:type="spellEnd"/>
      <w:r>
        <w:rPr>
          <w:rFonts w:ascii="Arial" w:hAnsi="Arial" w:cs="Arial"/>
          <w:color w:val="444444"/>
          <w:sz w:val="27"/>
          <w:szCs w:val="27"/>
        </w:rPr>
        <w:t xml:space="preserve">, </w:t>
      </w:r>
      <w:proofErr w:type="spellStart"/>
      <w:r>
        <w:rPr>
          <w:rFonts w:ascii="Arial" w:hAnsi="Arial" w:cs="Arial"/>
          <w:color w:val="444444"/>
          <w:sz w:val="27"/>
          <w:szCs w:val="27"/>
        </w:rPr>
        <w:t>perl</w:t>
      </w:r>
      <w:proofErr w:type="spellEnd"/>
      <w:r>
        <w:rPr>
          <w:rFonts w:ascii="Arial" w:hAnsi="Arial" w:cs="Arial"/>
          <w:color w:val="444444"/>
          <w:sz w:val="27"/>
          <w:szCs w:val="27"/>
        </w:rPr>
        <w:t xml:space="preserve">, </w:t>
      </w:r>
      <w:proofErr w:type="spellStart"/>
      <w:r>
        <w:rPr>
          <w:rFonts w:ascii="Arial" w:hAnsi="Arial" w:cs="Arial"/>
          <w:color w:val="444444"/>
          <w:sz w:val="27"/>
          <w:szCs w:val="27"/>
        </w:rPr>
        <w:t>php</w:t>
      </w:r>
      <w:proofErr w:type="spellEnd"/>
      <w:r>
        <w:rPr>
          <w:rFonts w:ascii="Arial" w:hAnsi="Arial" w:cs="Arial"/>
          <w:color w:val="444444"/>
          <w:sz w:val="27"/>
          <w:szCs w:val="27"/>
        </w:rPr>
        <w:t xml:space="preserve">, rust, science, shells, sound, text, video, tasks, </w:t>
      </w:r>
      <w:proofErr w:type="spellStart"/>
      <w:r>
        <w:rPr>
          <w:rFonts w:ascii="Arial" w:hAnsi="Arial" w:cs="Arial"/>
          <w:color w:val="444444"/>
          <w:sz w:val="27"/>
          <w:szCs w:val="27"/>
        </w:rPr>
        <w:t>tex</w:t>
      </w:r>
      <w:proofErr w:type="spellEnd"/>
      <w:r>
        <w:rPr>
          <w:rFonts w:ascii="Arial" w:hAnsi="Arial" w:cs="Arial"/>
          <w:color w:val="444444"/>
          <w:sz w:val="27"/>
          <w:szCs w:val="27"/>
        </w:rPr>
        <w:t xml:space="preserve">, </w:t>
      </w:r>
      <w:proofErr w:type="spellStart"/>
      <w:r>
        <w:rPr>
          <w:rFonts w:ascii="Arial" w:hAnsi="Arial" w:cs="Arial"/>
          <w:color w:val="444444"/>
          <w:sz w:val="27"/>
          <w:szCs w:val="27"/>
        </w:rPr>
        <w:t>utils</w:t>
      </w:r>
      <w:proofErr w:type="spellEnd"/>
      <w:r>
        <w:rPr>
          <w:rFonts w:ascii="Arial" w:hAnsi="Arial" w:cs="Arial"/>
          <w:color w:val="444444"/>
          <w:sz w:val="27"/>
          <w:szCs w:val="27"/>
        </w:rPr>
        <w:t xml:space="preserve">, </w:t>
      </w:r>
      <w:proofErr w:type="spellStart"/>
      <w:r>
        <w:rPr>
          <w:rFonts w:ascii="Arial" w:hAnsi="Arial" w:cs="Arial"/>
          <w:color w:val="444444"/>
          <w:sz w:val="27"/>
          <w:szCs w:val="27"/>
        </w:rPr>
        <w:t>vcs</w:t>
      </w:r>
      <w:proofErr w:type="spellEnd"/>
      <w:r>
        <w:rPr>
          <w:rFonts w:ascii="Arial" w:hAnsi="Arial" w:cs="Arial"/>
          <w:color w:val="444444"/>
          <w:sz w:val="27"/>
          <w:szCs w:val="27"/>
        </w:rPr>
        <w:t xml:space="preserve">, web, x11, </w:t>
      </w:r>
      <w:proofErr w:type="spellStart"/>
      <w:r>
        <w:rPr>
          <w:rFonts w:ascii="Arial" w:hAnsi="Arial" w:cs="Arial"/>
          <w:color w:val="444444"/>
          <w:sz w:val="27"/>
          <w:szCs w:val="27"/>
        </w:rPr>
        <w:t>xfce</w:t>
      </w:r>
      <w:proofErr w:type="spellEnd"/>
      <w:r>
        <w:rPr>
          <w:rFonts w:ascii="Arial" w:hAnsi="Arial" w:cs="Arial"/>
          <w:color w:val="444444"/>
          <w:sz w:val="27"/>
          <w:szCs w:val="27"/>
        </w:rPr>
        <w:t xml:space="preserve">, and </w:t>
      </w:r>
      <w:proofErr w:type="spellStart"/>
      <w:r>
        <w:rPr>
          <w:rFonts w:ascii="Arial" w:hAnsi="Arial" w:cs="Arial"/>
          <w:color w:val="444444"/>
          <w:sz w:val="27"/>
          <w:szCs w:val="27"/>
        </w:rPr>
        <w:t>zope</w:t>
      </w:r>
      <w:proofErr w:type="spellEnd"/>
      <w:r>
        <w:rPr>
          <w:rFonts w:ascii="Arial" w:hAnsi="Arial" w:cs="Arial"/>
          <w:color w:val="444444"/>
          <w:sz w:val="27"/>
          <w:szCs w:val="27"/>
        </w:rPr>
        <w: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Installed size: </w:t>
      </w:r>
      <w:r>
        <w:rPr>
          <w:rFonts w:ascii="Arial" w:hAnsi="Arial" w:cs="Arial"/>
          <w:color w:val="444444"/>
          <w:sz w:val="27"/>
          <w:szCs w:val="27"/>
        </w:rPr>
        <w:t>You can see the estimated required disk space in bytes to install the package.</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Maintainer:</w:t>
      </w:r>
      <w:r>
        <w:rPr>
          <w:rFonts w:ascii="Arial" w:hAnsi="Arial" w:cs="Arial"/>
          <w:color w:val="444444"/>
          <w:sz w:val="27"/>
          <w:szCs w:val="27"/>
        </w:rPr>
        <w:t> This field shows the information on the package’s developer.</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Architecture: </w:t>
      </w:r>
      <w:r>
        <w:rPr>
          <w:rFonts w:ascii="Arial" w:hAnsi="Arial" w:cs="Arial"/>
          <w:color w:val="444444"/>
          <w:sz w:val="27"/>
          <w:szCs w:val="27"/>
        </w:rPr>
        <w:t>Here, you can see the package architecture.</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Version: </w:t>
      </w:r>
      <w:r>
        <w:rPr>
          <w:rFonts w:ascii="Arial" w:hAnsi="Arial" w:cs="Arial"/>
          <w:color w:val="444444"/>
          <w:sz w:val="27"/>
          <w:szCs w:val="27"/>
        </w:rPr>
        <w:t>Package version.</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Depends: </w:t>
      </w:r>
      <w:r>
        <w:rPr>
          <w:rFonts w:ascii="Arial" w:hAnsi="Arial" w:cs="Arial"/>
          <w:color w:val="444444"/>
          <w:sz w:val="27"/>
          <w:szCs w:val="27"/>
        </w:rPr>
        <w:t>Package dependencies.</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Description: </w:t>
      </w:r>
      <w:r>
        <w:rPr>
          <w:rFonts w:ascii="Arial" w:hAnsi="Arial" w:cs="Arial"/>
          <w:color w:val="444444"/>
          <w:sz w:val="27"/>
          <w:szCs w:val="27"/>
        </w:rPr>
        <w:t>Package description.</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Style w:val="Strong"/>
          <w:rFonts w:ascii="Arial" w:eastAsiaTheme="majorEastAsia" w:hAnsi="Arial" w:cs="Arial"/>
          <w:color w:val="444444"/>
          <w:sz w:val="27"/>
          <w:szCs w:val="27"/>
          <w:bdr w:val="none" w:sz="0" w:space="0" w:color="auto" w:frame="1"/>
        </w:rPr>
        <w:t>Homepage: </w:t>
      </w:r>
      <w:r>
        <w:rPr>
          <w:rFonts w:ascii="Arial" w:hAnsi="Arial" w:cs="Arial"/>
          <w:color w:val="444444"/>
          <w:sz w:val="27"/>
          <w:szCs w:val="27"/>
        </w:rPr>
        <w:t>Package/Developer website.</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The screenshot below shows the output when you check a package that isn’t installed.</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rStyle w:val="kw2"/>
          <w:color w:val="FBDE2D"/>
          <w:bdr w:val="none" w:sz="0" w:space="0" w:color="auto" w:frame="1"/>
        </w:rPr>
        <w:t>dpkg</w:t>
      </w:r>
      <w:proofErr w:type="spellEnd"/>
      <w:r>
        <w:rPr>
          <w:color w:val="F8F8F8"/>
        </w:rPr>
        <w:t> </w:t>
      </w:r>
      <w:r>
        <w:rPr>
          <w:rStyle w:val="re5"/>
          <w:color w:val="F8F8F8"/>
          <w:bdr w:val="none" w:sz="0" w:space="0" w:color="auto" w:frame="1"/>
        </w:rPr>
        <w:t>-s</w:t>
      </w:r>
      <w:r>
        <w:rPr>
          <w:color w:val="F8F8F8"/>
        </w:rPr>
        <w:t> </w:t>
      </w:r>
      <w:proofErr w:type="spellStart"/>
      <w:r>
        <w:rPr>
          <w:color w:val="F8F8F8"/>
        </w:rPr>
        <w:t>nexpose</w:t>
      </w:r>
      <w:proofErr w:type="spellEnd"/>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6060831" cy="1728419"/>
            <wp:effectExtent l="0" t="0" r="0" b="5715"/>
            <wp:docPr id="25" name="Picture 25" descr="https://linuxhint.com/wp-content/uploads/2021/07/word-image-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inuxhint.com/wp-content/uploads/2021/07/word-image-7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9914" cy="1736713"/>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You can also use the </w:t>
      </w:r>
      <w:proofErr w:type="spellStart"/>
      <w:r>
        <w:rPr>
          <w:rStyle w:val="Emphasis"/>
          <w:rFonts w:ascii="Arial" w:hAnsi="Arial" w:cs="Arial"/>
          <w:color w:val="444444"/>
          <w:sz w:val="27"/>
          <w:szCs w:val="27"/>
          <w:bdr w:val="none" w:sz="0" w:space="0" w:color="auto" w:frame="1"/>
        </w:rPr>
        <w:t>dpkg</w:t>
      </w:r>
      <w:proofErr w:type="spellEnd"/>
      <w:r>
        <w:rPr>
          <w:rFonts w:ascii="Arial" w:hAnsi="Arial" w:cs="Arial"/>
          <w:color w:val="444444"/>
          <w:sz w:val="27"/>
          <w:szCs w:val="27"/>
        </w:rPr>
        <w:t> command followed by the </w:t>
      </w:r>
      <w:r>
        <w:rPr>
          <w:rStyle w:val="Emphasis"/>
          <w:rFonts w:ascii="Arial" w:hAnsi="Arial" w:cs="Arial"/>
          <w:color w:val="444444"/>
          <w:sz w:val="27"/>
          <w:szCs w:val="27"/>
          <w:bdr w:val="none" w:sz="0" w:space="0" w:color="auto" w:frame="1"/>
        </w:rPr>
        <w:t>-l</w:t>
      </w:r>
      <w:r>
        <w:rPr>
          <w:rFonts w:ascii="Arial" w:hAnsi="Arial" w:cs="Arial"/>
          <w:color w:val="444444"/>
          <w:sz w:val="27"/>
          <w:szCs w:val="27"/>
        </w:rPr>
        <w:t> flag to check a specific package status, as shown in the example below.</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rStyle w:val="kw2"/>
          <w:color w:val="FBDE2D"/>
          <w:bdr w:val="none" w:sz="0" w:space="0" w:color="auto" w:frame="1"/>
        </w:rPr>
        <w:t>dpkg</w:t>
      </w:r>
      <w:proofErr w:type="spellEnd"/>
      <w:r>
        <w:rPr>
          <w:color w:val="F8F8F8"/>
        </w:rPr>
        <w:t> </w:t>
      </w:r>
      <w:r>
        <w:rPr>
          <w:rStyle w:val="re5"/>
          <w:color w:val="F8F8F8"/>
          <w:bdr w:val="none" w:sz="0" w:space="0" w:color="auto" w:frame="1"/>
        </w:rPr>
        <w:t>-l</w:t>
      </w:r>
      <w:r>
        <w:rPr>
          <w:color w:val="F8F8F8"/>
        </w:rPr>
        <w:t> steam</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399845" cy="2130370"/>
            <wp:effectExtent l="0" t="0" r="0" b="3810"/>
            <wp:docPr id="24" name="Picture 24" descr="https://linuxhint.com/wp-content/uploads/2021/07/word-image-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inuxhint.com/wp-content/uploads/2021/07/word-image-74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3850" cy="2143786"/>
                    </a:xfrm>
                    <a:prstGeom prst="rect">
                      <a:avLst/>
                    </a:prstGeom>
                    <a:noFill/>
                    <a:ln>
                      <a:noFill/>
                    </a:ln>
                  </pic:spPr>
                </pic:pic>
              </a:graphicData>
            </a:graphic>
          </wp:inline>
        </w:drawing>
      </w:r>
    </w:p>
    <w:p w:rsidR="000D3B7B" w:rsidRDefault="000D3B7B" w:rsidP="000D3B7B">
      <w:pPr>
        <w:pStyle w:val="Heading2"/>
        <w:shd w:val="clear" w:color="auto" w:fill="FFFFFF"/>
        <w:spacing w:before="0" w:beforeAutospacing="0" w:after="0" w:afterAutospacing="0"/>
        <w:textAlignment w:val="baseline"/>
        <w:rPr>
          <w:rFonts w:ascii="Poppins" w:hAnsi="Poppins"/>
          <w:color w:val="BA3925"/>
          <w:sz w:val="30"/>
          <w:szCs w:val="30"/>
        </w:rPr>
      </w:pPr>
      <w:r>
        <w:rPr>
          <w:rFonts w:ascii="Poppins" w:hAnsi="Poppins"/>
          <w:color w:val="BA3925"/>
          <w:sz w:val="30"/>
          <w:szCs w:val="30"/>
        </w:rPr>
        <w:t>Checking if a specific package is installed using </w:t>
      </w:r>
      <w:proofErr w:type="spellStart"/>
      <w:r>
        <w:rPr>
          <w:rStyle w:val="Emphasis"/>
          <w:rFonts w:ascii="Poppins" w:hAnsi="Poppins"/>
          <w:color w:val="BA3925"/>
          <w:sz w:val="30"/>
          <w:szCs w:val="30"/>
          <w:bdr w:val="none" w:sz="0" w:space="0" w:color="auto" w:frame="1"/>
        </w:rPr>
        <w:t>dpkg</w:t>
      </w:r>
      <w:proofErr w:type="spellEnd"/>
      <w:r>
        <w:rPr>
          <w:rStyle w:val="Emphasis"/>
          <w:rFonts w:ascii="Poppins" w:hAnsi="Poppins"/>
          <w:color w:val="BA3925"/>
          <w:sz w:val="30"/>
          <w:szCs w:val="30"/>
          <w:bdr w:val="none" w:sz="0" w:space="0" w:color="auto" w:frame="1"/>
        </w:rPr>
        <w:t>-query</w:t>
      </w:r>
      <w:r>
        <w:rPr>
          <w:rFonts w:ascii="Poppins" w:hAnsi="Poppins"/>
          <w:color w:val="BA3925"/>
          <w:sz w:val="30"/>
          <w:szCs w:val="30"/>
        </w:rPr>
        <w: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The </w:t>
      </w:r>
      <w:proofErr w:type="spellStart"/>
      <w:r>
        <w:rPr>
          <w:rStyle w:val="Emphasis"/>
          <w:rFonts w:ascii="Arial" w:hAnsi="Arial" w:cs="Arial"/>
          <w:color w:val="444444"/>
          <w:sz w:val="27"/>
          <w:szCs w:val="27"/>
          <w:bdr w:val="none" w:sz="0" w:space="0" w:color="auto" w:frame="1"/>
        </w:rPr>
        <w:t>dpkg</w:t>
      </w:r>
      <w:proofErr w:type="spellEnd"/>
      <w:r>
        <w:rPr>
          <w:rStyle w:val="Emphasis"/>
          <w:rFonts w:ascii="Arial" w:hAnsi="Arial" w:cs="Arial"/>
          <w:color w:val="444444"/>
          <w:sz w:val="27"/>
          <w:szCs w:val="27"/>
          <w:bdr w:val="none" w:sz="0" w:space="0" w:color="auto" w:frame="1"/>
        </w:rPr>
        <w:t>-query </w:t>
      </w:r>
      <w:r>
        <w:rPr>
          <w:rFonts w:ascii="Arial" w:hAnsi="Arial" w:cs="Arial"/>
          <w:color w:val="444444"/>
          <w:sz w:val="27"/>
          <w:szCs w:val="27"/>
        </w:rPr>
        <w:t>command can be used to show if a specific package is installed in your system. To do it, run </w:t>
      </w:r>
      <w:proofErr w:type="spellStart"/>
      <w:r>
        <w:rPr>
          <w:rStyle w:val="Emphasis"/>
          <w:rFonts w:ascii="Arial" w:hAnsi="Arial" w:cs="Arial"/>
          <w:color w:val="444444"/>
          <w:sz w:val="27"/>
          <w:szCs w:val="27"/>
          <w:bdr w:val="none" w:sz="0" w:space="0" w:color="auto" w:frame="1"/>
        </w:rPr>
        <w:t>dpkg</w:t>
      </w:r>
      <w:proofErr w:type="spellEnd"/>
      <w:r>
        <w:rPr>
          <w:rStyle w:val="Emphasis"/>
          <w:rFonts w:ascii="Arial" w:hAnsi="Arial" w:cs="Arial"/>
          <w:color w:val="444444"/>
          <w:sz w:val="27"/>
          <w:szCs w:val="27"/>
          <w:bdr w:val="none" w:sz="0" w:space="0" w:color="auto" w:frame="1"/>
        </w:rPr>
        <w:t>-query </w:t>
      </w:r>
      <w:r>
        <w:rPr>
          <w:rFonts w:ascii="Arial" w:hAnsi="Arial" w:cs="Arial"/>
          <w:color w:val="444444"/>
          <w:sz w:val="27"/>
          <w:szCs w:val="27"/>
        </w:rPr>
        <w:t>followed by the -l flag and the name of the package you want information about. The example below shows how to check if the Steam package is installed.</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color w:val="F8F8F8"/>
        </w:rPr>
        <w:t>dpkg</w:t>
      </w:r>
      <w:proofErr w:type="spellEnd"/>
      <w:r>
        <w:rPr>
          <w:color w:val="F8F8F8"/>
        </w:rPr>
        <w:t>-query </w:t>
      </w:r>
      <w:r>
        <w:rPr>
          <w:rStyle w:val="re5"/>
          <w:color w:val="F8F8F8"/>
          <w:bdr w:val="none" w:sz="0" w:space="0" w:color="auto" w:frame="1"/>
        </w:rPr>
        <w:t>-l</w:t>
      </w:r>
      <w:r>
        <w:rPr>
          <w:color w:val="F8F8F8"/>
        </w:rPr>
        <w:t> steam</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6168530" cy="1377462"/>
            <wp:effectExtent l="0" t="0" r="3810" b="0"/>
            <wp:docPr id="23" name="Picture 23" descr="https://linuxhint.com/wp-content/uploads/2021/07/word-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inuxhint.com/wp-content/uploads/2021/07/word-image-7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9778" cy="1384440"/>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You can use the same command to list all installed packages by omitting the package name, as shown in the example below.</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color w:val="F8F8F8"/>
        </w:rPr>
        <w:t>dpkg</w:t>
      </w:r>
      <w:proofErr w:type="spellEnd"/>
      <w:r>
        <w:rPr>
          <w:color w:val="F8F8F8"/>
        </w:rPr>
        <w:t>-query </w:t>
      </w:r>
      <w:r>
        <w:rPr>
          <w:rStyle w:val="re5"/>
          <w:color w:val="F8F8F8"/>
          <w:bdr w:val="none" w:sz="0" w:space="0" w:color="auto" w:frame="1"/>
        </w:rPr>
        <w:t>-l</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b/>
          <w:bCs/>
          <w:noProof/>
          <w:color w:val="444444"/>
          <w:sz w:val="27"/>
          <w:szCs w:val="27"/>
          <w:bdr w:val="none" w:sz="0" w:space="0" w:color="auto" w:frame="1"/>
        </w:rPr>
        <w:lastRenderedPageBreak/>
        <w:drawing>
          <wp:inline distT="0" distB="0" distL="0" distR="0">
            <wp:extent cx="5780826" cy="2280676"/>
            <wp:effectExtent l="0" t="0" r="0" b="5715"/>
            <wp:docPr id="22" name="Picture 22" descr="https://linuxhint.com/wp-content/uploads/2021/07/word-image-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inuxhint.com/wp-content/uploads/2021/07/word-image-7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405" cy="2297474"/>
                    </a:xfrm>
                    <a:prstGeom prst="rect">
                      <a:avLst/>
                    </a:prstGeom>
                    <a:noFill/>
                    <a:ln>
                      <a:noFill/>
                    </a:ln>
                  </pic:spPr>
                </pic:pic>
              </a:graphicData>
            </a:graphic>
          </wp:inline>
        </w:drawing>
      </w:r>
    </w:p>
    <w:p w:rsidR="000D3B7B" w:rsidRDefault="000D3B7B" w:rsidP="000D3B7B">
      <w:pPr>
        <w:pStyle w:val="Heading2"/>
        <w:shd w:val="clear" w:color="auto" w:fill="FFFFFF"/>
        <w:spacing w:before="0" w:beforeAutospacing="0" w:after="0" w:afterAutospacing="0"/>
        <w:textAlignment w:val="baseline"/>
        <w:rPr>
          <w:rFonts w:ascii="Poppins" w:hAnsi="Poppins"/>
          <w:color w:val="BA3925"/>
          <w:sz w:val="30"/>
          <w:szCs w:val="30"/>
        </w:rPr>
      </w:pPr>
      <w:r>
        <w:rPr>
          <w:rFonts w:ascii="Poppins" w:hAnsi="Poppins"/>
          <w:color w:val="BA3925"/>
          <w:sz w:val="30"/>
          <w:szCs w:val="30"/>
        </w:rPr>
        <w:t>Check if a package is installed using </w:t>
      </w:r>
      <w:r>
        <w:rPr>
          <w:rStyle w:val="Emphasis"/>
          <w:rFonts w:ascii="Poppins" w:hAnsi="Poppins"/>
          <w:color w:val="BA3925"/>
          <w:sz w:val="30"/>
          <w:szCs w:val="30"/>
          <w:bdr w:val="none" w:sz="0" w:space="0" w:color="auto" w:frame="1"/>
        </w:rPr>
        <w:t>apt-cache</w:t>
      </w:r>
      <w:r>
        <w:rPr>
          <w:rFonts w:ascii="Poppins" w:hAnsi="Poppins"/>
          <w:color w:val="BA3925"/>
          <w:sz w:val="30"/>
          <w:szCs w:val="30"/>
        </w:rPr>
        <w: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The </w:t>
      </w:r>
      <w:r>
        <w:rPr>
          <w:rStyle w:val="Emphasis"/>
          <w:rFonts w:ascii="Arial" w:hAnsi="Arial" w:cs="Arial"/>
          <w:color w:val="444444"/>
          <w:sz w:val="27"/>
          <w:szCs w:val="27"/>
          <w:bdr w:val="none" w:sz="0" w:space="0" w:color="auto" w:frame="1"/>
        </w:rPr>
        <w:t>apt-cache </w:t>
      </w:r>
      <w:r>
        <w:rPr>
          <w:rFonts w:ascii="Arial" w:hAnsi="Arial" w:cs="Arial"/>
          <w:color w:val="444444"/>
          <w:sz w:val="27"/>
          <w:szCs w:val="27"/>
        </w:rPr>
        <w:t>command can also show information on packages, installed versions, and more. To get this output, you need to add the </w:t>
      </w:r>
      <w:r>
        <w:rPr>
          <w:rStyle w:val="Emphasis"/>
          <w:rFonts w:ascii="Arial" w:hAnsi="Arial" w:cs="Arial"/>
          <w:color w:val="444444"/>
          <w:sz w:val="27"/>
          <w:szCs w:val="27"/>
          <w:bdr w:val="none" w:sz="0" w:space="0" w:color="auto" w:frame="1"/>
        </w:rPr>
        <w:t>policy</w:t>
      </w:r>
      <w:r>
        <w:rPr>
          <w:rFonts w:ascii="Arial" w:hAnsi="Arial" w:cs="Arial"/>
          <w:color w:val="444444"/>
          <w:sz w:val="27"/>
          <w:szCs w:val="27"/>
        </w:rPr>
        <w:t> option followed by the package name, as shown in the example below.</w:t>
      </w:r>
    </w:p>
    <w:p w:rsidR="000D3B7B" w:rsidRDefault="000D3B7B" w:rsidP="000D3B7B">
      <w:pPr>
        <w:shd w:val="clear" w:color="auto" w:fill="0C1021"/>
        <w:textAlignment w:val="baseline"/>
        <w:rPr>
          <w:rFonts w:ascii="Times New Roman" w:hAnsi="Times New Roman" w:cs="Times New Roman"/>
          <w:color w:val="F8F8F8"/>
          <w:sz w:val="24"/>
          <w:szCs w:val="24"/>
        </w:rPr>
      </w:pPr>
      <w:r>
        <w:rPr>
          <w:rStyle w:val="kw2"/>
          <w:color w:val="FBDE2D"/>
          <w:bdr w:val="none" w:sz="0" w:space="0" w:color="auto" w:frame="1"/>
        </w:rPr>
        <w:t>apt-cache policy</w:t>
      </w:r>
      <w:r>
        <w:rPr>
          <w:color w:val="F8F8F8"/>
        </w:rPr>
        <w:t> steam</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6080907" cy="1804988"/>
            <wp:effectExtent l="0" t="0" r="0" b="5080"/>
            <wp:docPr id="21" name="Picture 21" descr="https://linuxhint.com/wp-content/uploads/2021/07/word-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inuxhint.com/wp-content/uploads/2021/07/word-image-7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678" cy="1815606"/>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Style w:val="Hyperlink"/>
          <w:rFonts w:ascii="inherit" w:hAnsi="inherit"/>
        </w:rPr>
      </w:pPr>
      <w:r>
        <w:rPr>
          <w:rFonts w:ascii="inherit" w:hAnsi="inherit" w:cs="Arial"/>
          <w:color w:val="000000"/>
          <w:sz w:val="27"/>
          <w:szCs w:val="27"/>
        </w:rPr>
        <w:fldChar w:fldCharType="begin"/>
      </w:r>
      <w:r>
        <w:rPr>
          <w:rFonts w:ascii="inherit" w:hAnsi="inherit" w:cs="Arial"/>
          <w:color w:val="000000"/>
          <w:sz w:val="27"/>
          <w:szCs w:val="27"/>
        </w:rPr>
        <w:instrText xml:space="preserve"> HYPERLINK "https://eb2.3lift.com/pass?tl_clickthrough=true&amp;redir=https%3A%2F%2Frtb-us-west.linkedin.com%2Flax%2Fclk%3Ftrk%3DCwEAAAGEWrvOj4jQHkNIjOgempYgnAeEAZlA4EtdHy-gHW7W8qfqhEOZA2yuwH1UnYhxzTZ9TO63kjz13R4MFyyRygwjN879Fif0kQFWSOuGIZGstayLkbJ5DOhazvwGICL9m2kdl6IxmEJ3rx7ksP0wwUdePrP1A34VP14iXAFaQSVU37q1bhWQ-Rk90cYkLI3rNJI78V0nQyb_cNGwCxoj3GYF8cShOYQ7eun_e6LwIhW3VtgrIAYG2ty8OmEZoe80aFB5x_etlvAIscO-8P54C_Eu9pFXHo9iZtONqtVlGngXIns-lHUC0PlMKd704YSFZb7MJhsZcKAgi81AP0KvyeEROYBlM27QuqfC-E2yiF054ZLwhFbrtNoSb3TbZMB_gUaHqgCwU7ae1mSrSdS_ZDpL4EomK_obyg5ZruouAJeYdn7GRtMn5xNhVAIjguyKxbXykCPTuvW7kfdesOY4CPPookN9gAdU5DwGgdwlMb3mR2e6XfTv9RKr0kHpSOd4659I8bGALWRmXvdUYpVJX1MvbRf2b6y4YVDt1mwJ4rmnP2fPn0aICTF-RHguZNHjzH_iWt13b2IOvV1LmZHwLt9CiioMX1Jej13cpNHWyf84aHNYZutybZZ9FDnnqdiU14VJzjQeG3G8Tsm7nd_M_VWsWs1vJeFzIviPsKK6wpFU15h3oeju0DasMkPFmeDXBcLPuZq9H3_yncRwxfUwCru9k6TqYYgfIni5b3KWQtPOxNR5zDrw5it2Z3fzADff82BuV_ujvjgqV267zaeuCppkBPe-L2xBKCL7Qmwk1dW9GDFpKvpf4W-BQiWlqbj5n5KeyxXneQl1K6SK9kF2v4hYwlI6nIeO0MdtNSFUYdGf4SM46UbiHUmBgLTwMXmB-oa277Dl0iVleDTsH4RDoLnDUBKM6tRm8iELBe5GW-CdbLrRb_tS1tnHh9ZjV4PaQVgNlkq8IzbRxAdUozybkehNfAx1e-MiSGjMSLD9OhDkOQLmhBl9tL9PaWNZMU1KMAzBVVgYaJHEP72VGml8nleAROazILnGdRY7qEHSm2PDvaZn2TYgHWjdLwQsU2sBWSuFQ6Yy4uFk3oyTci4kEpWXSnvrtBTpAdF2ZyL5LGfM5lGhWQ013SleBDzbNEphBegjYdiGocGYI3cEVjThSpn0sD2n5DRTxAFTeggAd9ralVgsoAQIxWs6dMubK8NO_gptJKYsFdViJYfZhwQfRA1ddt7A3C27-1gfJdSNLWdPuqVOchf_W89tkFv9-QNJXm_naMuuZEJE-IcOwluG7PVmG66D0bGeKIkmySlGjDg3gJRFm7ihbExSqdcOA8t4W6CuWBSFIpBQHQFUqNr1mw1eckt88I9mKWhvGoOJBLvl8VenK7N7rvnW4D7okg9CpuSry7dL7Eqp9F-ymmSMv-AAsy8TMYB5pEIwGFuqqaoFIN5-94p5bYotYexhA4mC1oRi_j9EykoUqfq_-Mo1FfnU85IUl1LDAIbSWm-wNcCN-FHzDxCjTelSCoJKFP1cLpF7HqU44zpdDHuyOtumdNux%26action%3Dclick%26laxrid%3Dbee6a977-7987-4554-ba67-ff21db8601fb%26laxbid%3D2%26eid%3D3%26crtype%3Dvid%26laxerid%3D44573329034491460062230%26adfmt%3D6%26urle%3DCwEAAAGEWrvOkZEHlUhwkSSv5nER-l56EBGPf9DWybLEQRf9gxhtHOG0hoEAuhxmkps3XialgacHFTjlNMgsZ_YkuU79wiRuZn2EJtyhO1ShBoopB66Rb_1HLe4-OEYAKywlvsU6wzTjXh73cXXLzrxx9kdJLW3U2upXupBthul8Z2KkpPoVS1vS-YnneXGQYqXI5EZL2o2Mmf-_EbZO8t5YAQ%26urlhash%3D-J8n&amp;pr=0.33&amp;bc=0.747&amp;aid=44573329034491460062230&amp;bmid=6250&amp;biid=6250&amp;sid=66552&amp;brid=186047&amp;adid=188468964&amp;crid=70875745&amp;ts=1667969568&amp;bcud=747&amp;ss=12&amp;cb=80491" \t "_blank" </w:instrText>
      </w:r>
      <w:r>
        <w:rPr>
          <w:rFonts w:ascii="inherit" w:hAnsi="inherit" w:cs="Arial"/>
          <w:color w:val="000000"/>
          <w:sz w:val="27"/>
          <w:szCs w:val="27"/>
        </w:rPr>
        <w:fldChar w:fldCharType="separate"/>
      </w:r>
    </w:p>
    <w:p w:rsidR="000D3B7B" w:rsidRDefault="000D3B7B" w:rsidP="000D3B7B">
      <w:pPr>
        <w:shd w:val="clear" w:color="auto" w:fill="EEF5F3"/>
        <w:spacing w:line="0" w:lineRule="auto"/>
        <w:jc w:val="center"/>
        <w:textAlignment w:val="baseline"/>
      </w:pPr>
    </w:p>
    <w:p w:rsidR="000D3B7B" w:rsidRDefault="000D3B7B" w:rsidP="000D3B7B">
      <w:pPr>
        <w:shd w:val="clear" w:color="auto" w:fill="EEF5F3"/>
        <w:spacing w:line="0" w:lineRule="auto"/>
        <w:jc w:val="center"/>
        <w:textAlignment w:val="baseline"/>
        <w:rPr>
          <w:rFonts w:ascii="inherit" w:hAnsi="inherit" w:cs="Arial"/>
          <w:color w:val="0000FF"/>
          <w:sz w:val="27"/>
          <w:szCs w:val="27"/>
          <w:u w:val="single"/>
        </w:rPr>
      </w:pPr>
      <w:r>
        <w:rPr>
          <w:rFonts w:ascii="inherit" w:hAnsi="inherit" w:cs="Arial"/>
          <w:noProof/>
          <w:color w:val="0000FF"/>
          <w:sz w:val="27"/>
          <w:szCs w:val="27"/>
        </w:rPr>
        <w:drawing>
          <wp:inline distT="0" distB="0" distL="0" distR="0">
            <wp:extent cx="181610" cy="140970"/>
            <wp:effectExtent l="0" t="0" r="8890" b="0"/>
            <wp:docPr id="20" name="Picture 20" descr="https://ib.3lift.com/static/buttons/edaa/OBA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b.3lift.com/static/buttons/edaa/OBA_TRA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 cy="140970"/>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Fonts w:ascii="inherit" w:hAnsi="inherit" w:cs="Arial"/>
          <w:color w:val="000000"/>
          <w:sz w:val="27"/>
          <w:szCs w:val="27"/>
        </w:rPr>
      </w:pPr>
      <w:r>
        <w:rPr>
          <w:rFonts w:ascii="inherit" w:hAnsi="inherit" w:cs="Arial"/>
          <w:color w:val="000000"/>
          <w:sz w:val="27"/>
          <w:szCs w:val="27"/>
        </w:rPr>
        <w:fldChar w:fldCharType="end"/>
      </w:r>
    </w:p>
    <w:p w:rsidR="000D3B7B" w:rsidRDefault="000D3B7B" w:rsidP="000D3B7B">
      <w:pPr>
        <w:pStyle w:val="Heading2"/>
        <w:shd w:val="clear" w:color="auto" w:fill="FFFFFF"/>
        <w:spacing w:before="0" w:beforeAutospacing="0" w:after="0" w:afterAutospacing="0"/>
        <w:textAlignment w:val="baseline"/>
        <w:rPr>
          <w:rFonts w:ascii="Poppins" w:hAnsi="Poppins"/>
          <w:color w:val="BA3925"/>
          <w:sz w:val="30"/>
          <w:szCs w:val="30"/>
        </w:rPr>
      </w:pPr>
      <w:r>
        <w:rPr>
          <w:rFonts w:ascii="Poppins" w:hAnsi="Poppins"/>
          <w:color w:val="BA3925"/>
          <w:sz w:val="30"/>
          <w:szCs w:val="30"/>
        </w:rPr>
        <w:t>Get a list of all installed packages using </w:t>
      </w:r>
      <w:r>
        <w:rPr>
          <w:rStyle w:val="Emphasis"/>
          <w:rFonts w:ascii="Poppins" w:hAnsi="Poppins"/>
          <w:color w:val="BA3925"/>
          <w:sz w:val="30"/>
          <w:szCs w:val="30"/>
          <w:bdr w:val="none" w:sz="0" w:space="0" w:color="auto" w:frame="1"/>
        </w:rPr>
        <w:t>apt</w:t>
      </w:r>
      <w:r>
        <w:rPr>
          <w:rFonts w:ascii="Poppins" w:hAnsi="Poppins"/>
          <w:color w:val="BA3925"/>
          <w:sz w:val="30"/>
          <w:szCs w:val="30"/>
        </w:rPr>
        <w: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If you want to print a list of all installed packages on your system instead of checking if a specific package was installed, you can achieve it using the </w:t>
      </w:r>
      <w:r>
        <w:rPr>
          <w:rStyle w:val="Emphasis"/>
          <w:rFonts w:ascii="Arial" w:hAnsi="Arial" w:cs="Arial"/>
          <w:color w:val="444444"/>
          <w:sz w:val="27"/>
          <w:szCs w:val="27"/>
          <w:bdr w:val="none" w:sz="0" w:space="0" w:color="auto" w:frame="1"/>
        </w:rPr>
        <w:t>apt</w:t>
      </w:r>
      <w:r>
        <w:rPr>
          <w:rFonts w:ascii="Arial" w:hAnsi="Arial" w:cs="Arial"/>
          <w:color w:val="444444"/>
          <w:sz w:val="27"/>
          <w:szCs w:val="27"/>
        </w:rPr>
        <w:t> command as shown in the example below.</w:t>
      </w:r>
    </w:p>
    <w:p w:rsidR="000D3B7B" w:rsidRDefault="000D3B7B" w:rsidP="000D3B7B">
      <w:pPr>
        <w:shd w:val="clear" w:color="auto" w:fill="0C1021"/>
        <w:textAlignment w:val="baseline"/>
        <w:rPr>
          <w:rFonts w:ascii="Times New Roman" w:hAnsi="Times New Roman" w:cs="Times New Roman"/>
          <w:color w:val="F8F8F8"/>
          <w:sz w:val="24"/>
          <w:szCs w:val="24"/>
        </w:rPr>
      </w:pPr>
      <w:r>
        <w:rPr>
          <w:color w:val="F8F8F8"/>
        </w:rPr>
        <w:t>apt </w:t>
      </w:r>
      <w:r>
        <w:rPr>
          <w:rStyle w:val="re5"/>
          <w:color w:val="F8F8F8"/>
          <w:bdr w:val="none" w:sz="0" w:space="0" w:color="auto" w:frame="1"/>
        </w:rPr>
        <w:t>--installed</w:t>
      </w:r>
      <w:r>
        <w:rPr>
          <w:color w:val="F8F8F8"/>
        </w:rPr>
        <w:t> list</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b/>
          <w:bCs/>
          <w:noProof/>
          <w:color w:val="444444"/>
          <w:sz w:val="27"/>
          <w:szCs w:val="27"/>
          <w:bdr w:val="none" w:sz="0" w:space="0" w:color="auto" w:frame="1"/>
        </w:rPr>
        <w:lastRenderedPageBreak/>
        <w:drawing>
          <wp:inline distT="0" distB="0" distL="0" distR="0">
            <wp:extent cx="6278032" cy="3376246"/>
            <wp:effectExtent l="0" t="0" r="0" b="0"/>
            <wp:docPr id="19" name="Picture 19" descr="https://linuxhint.com/wp-content/uploads/2021/07/word-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inuxhint.com/wp-content/uploads/2021/07/word-image-7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8438" cy="3381842"/>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Style w:val="Hyperlink"/>
          <w:rFonts w:ascii="inherit" w:hAnsi="inherit"/>
        </w:rPr>
      </w:pPr>
      <w:r>
        <w:rPr>
          <w:rFonts w:ascii="inherit" w:hAnsi="inherit" w:cs="Arial"/>
          <w:color w:val="000000"/>
          <w:sz w:val="27"/>
          <w:szCs w:val="27"/>
        </w:rPr>
        <w:fldChar w:fldCharType="begin"/>
      </w:r>
      <w:r>
        <w:rPr>
          <w:rFonts w:ascii="inherit" w:hAnsi="inherit" w:cs="Arial"/>
          <w:color w:val="000000"/>
          <w:sz w:val="27"/>
          <w:szCs w:val="27"/>
        </w:rPr>
        <w:instrText xml:space="preserve"> HYPERLINK "https://eb2.3lift.com/pass?tl_clickthrough=true&amp;redir=https%3A%2F%2Frtb-us-west.linkedin.com%2Flax%2Fclk%3Ftrk%3DCwEAAAGEWrvS01myJhJslTR5z5iJSDumAfBo75P3nnOg3V3s8lFIPW1_cR-6Dix3TAe8ulGsmQLVqwMOPq-oNstl6ynhZCmHPWj0oPhNW-fLtv97xzooQkatfNVWiO7ummEMDVjC-6AzMqVA5Q3r_iBvzUCVxqmoZuZf-7BDc31pEOcri5CyVrFZ1R-Mdqjg3jCZvB9EIFLivdOcfduO1HIa7Lp1wcYaFl1t-D_V9QMILpfRtxW-o9ehOLlMahd04ChjNFuEc-Ih_earO-NEsxvzmsJm_dKeHLDvLDxiUBMEOhcH0K9D2krljUPPExjyDPmTD-rom85Fo1aWijCOiGP9ZKsNCmJr9E9BnPTwYtFBl6aTqWnTL5AP3moE_omkUyJAqKf6allTQsF04TASyInynOzfsp_DE-4n4kjx0R_kieDQLJsGBgOEyPR9qArpxlnp21cqQqg2TVNPpxi0wbsf791-p2Fhy-Gr4olCqbFcXd7h6Y5iSDEej5FB0Gln2uibe921skLIOxw49BR_UumAwelMrBiA9_vYAiSmLWKhVlTVMPPUd_K5FsE4thy7W4aTVqiAaGUxqTv9Nrrm-7IDxzRwCe9aBRx4LBCssxs4TjFnT1XEVaxYEn7GmAQgm6kjn4jsKumgtOINKGQyUcxNe4B2zHFSmp8fUMnFeRe6S0Dat3PF3ITsPTUXlvfNgTlu2SyHV2EaJ5rXPgbo_gwVVquITDEmkhYZZHDUgXMudYfFbXYCCtNEPzolNccU6S9om_fVmHQLhqpAFLdSObJIxxsPGtYySsoHGJ9aPnOYrVjQYGbdh3Tcqez0cT9zlaoUXVKNRnS4AgmlNYhRtMFR1Ao9gFY0j434CE4_2VfkYIOlYcLS9EWRxznEqRlNu7X_TGdKm9Z-tmUEl0qFev8WIAmVe8vcCIb1YRW9pAIAfj5JGG9uPE5JeIRNCXT2FA8JrotJ981UJAgBBxtP4poNVsd4XFrY06UIJC8R5_I2EcBRWPOUmqq0rJniAfJ-eK3dITsBnKTfE5zIkBbtqJOVu_EesQGRO-cK__dIw45i-cY_4Xv2ffam3hPg79tXj4MCfKrZ7VYjDO75PKr5XI2EwcMqkYZd8FFP1oTPDVkmJ6KJDulj-_sZiN66XtGJDn4jDKhfrCRuFODKYJAFpeQunK7HdV40ALqeaYtuDnFH8UZbO-aVvCfDFAfXyrPvQFYKysZ-y1DaUTz7DRjE4qIl9wh7LjiPQ4BCBl9zNd4F7_ET9If-i1qDrHQ7X5BJOmQ8RMgaICwgsPtmsGr-C2XaNpwEhcJDLxzH-Yv1fZ0mafrAPJvBzrcHo0MKryWQ7YDDeXjjPyrYW-kYSf4yaniFcJz6lJ4ElK3iwxi1ZdQf6OZppFLCJP3r_lbvLG_rLIvSBpvw5nsJnHL3zl0KX1tRVdxzRpy2WJ31OH4v5708DZXfTntpbSJ927ju0UvVFZ4%26action%3Dclick%26laxrid%3D8f406002-7c33-4620-8a27-e5d3dc31d5a6%26laxbid%3D2%26eid%3D3%26crtype%3Dvid%26laxerid%3D12438299712533367508910%26adfmt%3D6%26urle%3DCwEAAAGEWrvS1cp5Bc4_p4gbzbk7kbDq_GVxISt6VaniUR4KgN7geGqfzbjJ6IU7IHHa5HeBxa1E6XJI1oV1pT7BzTrD99rfyAgsnX5s0jV32JOR7dMWgBUvzxYrMgFixQfLfbsrLyWToCjsXyHrhQh6t4Xl75ufM7UB6jEqk-Xm8hSI0SbImTGl6lKDIBRZ1lyy-9R7SXSsJf6DvI6iLpkCXdPnCR24aS5VLkoDgAjmAL8sikoI1HmHfup8Z2qabXeikrvH587NB7yDVdPSjEPf%26urlhash%3Dr9YP&amp;pr=0.253&amp;bc=0.555&amp;aid=12438299712533367508910&amp;bmid=6250&amp;biid=6250&amp;sid=66552&amp;brid=186047&amp;adid=188467184&amp;crid=70874990&amp;ts=1667969569&amp;bcud=555&amp;ss=39&amp;cb=83642" \t "_blank" </w:instrText>
      </w:r>
      <w:r>
        <w:rPr>
          <w:rFonts w:ascii="inherit" w:hAnsi="inherit" w:cs="Arial"/>
          <w:color w:val="000000"/>
          <w:sz w:val="27"/>
          <w:szCs w:val="27"/>
        </w:rPr>
        <w:fldChar w:fldCharType="separate"/>
      </w:r>
    </w:p>
    <w:p w:rsidR="000D3B7B" w:rsidRDefault="000D3B7B" w:rsidP="000D3B7B">
      <w:pPr>
        <w:shd w:val="clear" w:color="auto" w:fill="EEF5F3"/>
        <w:spacing w:line="0" w:lineRule="auto"/>
        <w:jc w:val="center"/>
        <w:textAlignment w:val="baseline"/>
      </w:pPr>
    </w:p>
    <w:p w:rsidR="000D3B7B" w:rsidRDefault="000D3B7B" w:rsidP="000D3B7B">
      <w:pPr>
        <w:shd w:val="clear" w:color="auto" w:fill="EEF5F3"/>
        <w:spacing w:line="0" w:lineRule="auto"/>
        <w:jc w:val="center"/>
        <w:textAlignment w:val="baseline"/>
        <w:rPr>
          <w:rFonts w:ascii="inherit" w:hAnsi="inherit" w:cs="Arial"/>
          <w:color w:val="0000FF"/>
          <w:sz w:val="27"/>
          <w:szCs w:val="27"/>
          <w:u w:val="single"/>
        </w:rPr>
      </w:pPr>
      <w:r>
        <w:rPr>
          <w:rFonts w:ascii="inherit" w:hAnsi="inherit" w:cs="Arial"/>
          <w:noProof/>
          <w:color w:val="0000FF"/>
          <w:sz w:val="27"/>
          <w:szCs w:val="27"/>
        </w:rPr>
        <w:drawing>
          <wp:inline distT="0" distB="0" distL="0" distR="0">
            <wp:extent cx="181610" cy="140970"/>
            <wp:effectExtent l="0" t="0" r="8890" b="0"/>
            <wp:docPr id="18" name="Picture 18" descr="https://ib.3lift.com/static/buttons/edaa/OBA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b.3lift.com/static/buttons/edaa/OBA_TRA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 cy="140970"/>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Fonts w:ascii="inherit" w:hAnsi="inherit" w:cs="Arial"/>
          <w:color w:val="000000"/>
          <w:sz w:val="27"/>
          <w:szCs w:val="27"/>
        </w:rPr>
      </w:pPr>
      <w:r>
        <w:rPr>
          <w:rFonts w:ascii="inherit" w:hAnsi="inherit" w:cs="Arial"/>
          <w:color w:val="000000"/>
          <w:sz w:val="27"/>
          <w:szCs w:val="27"/>
        </w:rPr>
        <w:fldChar w:fldCharType="end"/>
      </w:r>
    </w:p>
    <w:p w:rsidR="000D3B7B" w:rsidRDefault="000D3B7B" w:rsidP="000D3B7B">
      <w:pPr>
        <w:pStyle w:val="Heading2"/>
        <w:shd w:val="clear" w:color="auto" w:fill="FFFFFF"/>
        <w:spacing w:before="0" w:beforeAutospacing="0" w:after="150" w:afterAutospacing="0"/>
        <w:textAlignment w:val="baseline"/>
        <w:rPr>
          <w:rFonts w:ascii="Poppins" w:hAnsi="Poppins"/>
          <w:color w:val="BA3925"/>
          <w:sz w:val="30"/>
          <w:szCs w:val="30"/>
        </w:rPr>
      </w:pPr>
      <w:r>
        <w:rPr>
          <w:rFonts w:ascii="Poppins" w:hAnsi="Poppins"/>
          <w:color w:val="BA3925"/>
          <w:sz w:val="30"/>
          <w:szCs w:val="30"/>
        </w:rPr>
        <w:t>Get a list of all installed packages reading logs:</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Another method widely used to get a list of all installed packages is reading </w:t>
      </w:r>
      <w:r>
        <w:rPr>
          <w:rStyle w:val="Emphasis"/>
          <w:rFonts w:ascii="Arial" w:hAnsi="Arial" w:cs="Arial"/>
          <w:color w:val="444444"/>
          <w:sz w:val="27"/>
          <w:szCs w:val="27"/>
          <w:bdr w:val="none" w:sz="0" w:space="0" w:color="auto" w:frame="1"/>
        </w:rPr>
        <w:t>apt </w:t>
      </w:r>
      <w:r>
        <w:rPr>
          <w:rFonts w:ascii="Arial" w:hAnsi="Arial" w:cs="Arial"/>
          <w:color w:val="444444"/>
          <w:sz w:val="27"/>
          <w:szCs w:val="27"/>
        </w:rPr>
        <w:t>or </w:t>
      </w:r>
      <w:proofErr w:type="spellStart"/>
      <w:r>
        <w:rPr>
          <w:rStyle w:val="Emphasis"/>
          <w:rFonts w:ascii="Arial" w:hAnsi="Arial" w:cs="Arial"/>
          <w:color w:val="444444"/>
          <w:sz w:val="27"/>
          <w:szCs w:val="27"/>
          <w:bdr w:val="none" w:sz="0" w:space="0" w:color="auto" w:frame="1"/>
        </w:rPr>
        <w:t>dpkg</w:t>
      </w:r>
      <w:proofErr w:type="spellEnd"/>
      <w:r>
        <w:rPr>
          <w:rFonts w:ascii="Arial" w:hAnsi="Arial" w:cs="Arial"/>
          <w:color w:val="444444"/>
          <w:sz w:val="27"/>
          <w:szCs w:val="27"/>
        </w:rPr>
        <w:t> logs.</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To read the </w:t>
      </w:r>
      <w:r>
        <w:rPr>
          <w:rStyle w:val="Emphasis"/>
          <w:rFonts w:ascii="Arial" w:hAnsi="Arial" w:cs="Arial"/>
          <w:color w:val="444444"/>
          <w:sz w:val="27"/>
          <w:szCs w:val="27"/>
          <w:bdr w:val="none" w:sz="0" w:space="0" w:color="auto" w:frame="1"/>
        </w:rPr>
        <w:t>apt</w:t>
      </w:r>
      <w:r>
        <w:rPr>
          <w:rFonts w:ascii="Arial" w:hAnsi="Arial" w:cs="Arial"/>
          <w:color w:val="444444"/>
          <w:sz w:val="27"/>
          <w:szCs w:val="27"/>
        </w:rPr>
        <w:t> log, run the following command.</w:t>
      </w:r>
    </w:p>
    <w:p w:rsidR="000D3B7B" w:rsidRDefault="000D3B7B" w:rsidP="000D3B7B">
      <w:pPr>
        <w:shd w:val="clear" w:color="auto" w:fill="0C1021"/>
        <w:textAlignment w:val="baseline"/>
        <w:rPr>
          <w:rFonts w:ascii="Times New Roman" w:hAnsi="Times New Roman" w:cs="Times New Roman"/>
          <w:color w:val="F8F8F8"/>
          <w:sz w:val="24"/>
          <w:szCs w:val="24"/>
        </w:rPr>
      </w:pPr>
      <w:r>
        <w:rPr>
          <w:rStyle w:val="kw2"/>
          <w:color w:val="FBDE2D"/>
          <w:bdr w:val="none" w:sz="0" w:space="0" w:color="auto" w:frame="1"/>
        </w:rPr>
        <w:t>cat</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apt</w:t>
      </w:r>
      <w:r>
        <w:rPr>
          <w:rStyle w:val="sy0"/>
          <w:color w:val="F8F8F8"/>
          <w:bdr w:val="none" w:sz="0" w:space="0" w:color="auto" w:frame="1"/>
        </w:rPr>
        <w:t>/</w:t>
      </w:r>
      <w:r>
        <w:rPr>
          <w:color w:val="F8F8F8"/>
        </w:rPr>
        <w:t>history.log</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5732780" cy="2256790"/>
            <wp:effectExtent l="0" t="0" r="1270" b="0"/>
            <wp:docPr id="17" name="Picture 17" descr="https://linuxhint.com/wp-content/uploads/2021/07/ca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inuxhint.com/wp-content/uploads/2021/07/cat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256790"/>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To read the </w:t>
      </w:r>
      <w:proofErr w:type="spellStart"/>
      <w:r>
        <w:rPr>
          <w:rStyle w:val="Emphasis"/>
          <w:rFonts w:ascii="Arial" w:hAnsi="Arial" w:cs="Arial"/>
          <w:color w:val="444444"/>
          <w:sz w:val="27"/>
          <w:szCs w:val="27"/>
          <w:bdr w:val="none" w:sz="0" w:space="0" w:color="auto" w:frame="1"/>
        </w:rPr>
        <w:t>dpkg</w:t>
      </w:r>
      <w:proofErr w:type="spellEnd"/>
      <w:r>
        <w:rPr>
          <w:rFonts w:ascii="Arial" w:hAnsi="Arial" w:cs="Arial"/>
          <w:color w:val="444444"/>
          <w:sz w:val="27"/>
          <w:szCs w:val="27"/>
        </w:rPr>
        <w:t> log to get information on installed packages, run the command below.</w:t>
      </w:r>
    </w:p>
    <w:p w:rsidR="000D3B7B" w:rsidRDefault="000D3B7B" w:rsidP="000D3B7B">
      <w:pPr>
        <w:shd w:val="clear" w:color="auto" w:fill="0C1021"/>
        <w:textAlignment w:val="baseline"/>
        <w:rPr>
          <w:rFonts w:ascii="Times New Roman" w:hAnsi="Times New Roman" w:cs="Times New Roman"/>
          <w:color w:val="F8F8F8"/>
          <w:sz w:val="24"/>
          <w:szCs w:val="24"/>
        </w:rPr>
      </w:pPr>
      <w:r>
        <w:rPr>
          <w:rStyle w:val="kw2"/>
          <w:color w:val="FBDE2D"/>
          <w:bdr w:val="none" w:sz="0" w:space="0" w:color="auto" w:frame="1"/>
        </w:rPr>
        <w:t>grep</w:t>
      </w:r>
      <w:r>
        <w:rPr>
          <w:color w:val="F8F8F8"/>
        </w:rPr>
        <w:t> </w:t>
      </w:r>
      <w:r>
        <w:rPr>
          <w:rStyle w:val="st0"/>
          <w:color w:val="61CE3C"/>
          <w:bdr w:val="none" w:sz="0" w:space="0" w:color="auto" w:frame="1"/>
        </w:rPr>
        <w:t>" install "</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dpkg.log</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6330657" cy="2242483"/>
            <wp:effectExtent l="0" t="0" r="0" b="5715"/>
            <wp:docPr id="16" name="Picture 16" descr="https://linuxhint.com/wp-content/uploads/2021/07/word-image-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inuxhint.com/wp-content/uploads/2021/07/word-image-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0175" cy="2256481"/>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 xml:space="preserve">You also can read compressed </w:t>
      </w:r>
      <w:proofErr w:type="spellStart"/>
      <w:r>
        <w:rPr>
          <w:rFonts w:ascii="Arial" w:hAnsi="Arial" w:cs="Arial"/>
          <w:color w:val="444444"/>
          <w:sz w:val="27"/>
          <w:szCs w:val="27"/>
        </w:rPr>
        <w:t>dpkg</w:t>
      </w:r>
      <w:proofErr w:type="spellEnd"/>
      <w:r>
        <w:rPr>
          <w:rFonts w:ascii="Arial" w:hAnsi="Arial" w:cs="Arial"/>
          <w:color w:val="444444"/>
          <w:sz w:val="27"/>
          <w:szCs w:val="27"/>
        </w:rPr>
        <w:t xml:space="preserve"> logs using the </w:t>
      </w:r>
      <w:proofErr w:type="spellStart"/>
      <w:r>
        <w:rPr>
          <w:rStyle w:val="Emphasis"/>
          <w:rFonts w:ascii="Arial" w:hAnsi="Arial" w:cs="Arial"/>
          <w:color w:val="444444"/>
          <w:sz w:val="27"/>
          <w:szCs w:val="27"/>
          <w:bdr w:val="none" w:sz="0" w:space="0" w:color="auto" w:frame="1"/>
        </w:rPr>
        <w:t>zgrep</w:t>
      </w:r>
      <w:proofErr w:type="spellEnd"/>
      <w:r>
        <w:rPr>
          <w:rFonts w:ascii="Arial" w:hAnsi="Arial" w:cs="Arial"/>
          <w:color w:val="444444"/>
          <w:sz w:val="27"/>
          <w:szCs w:val="27"/>
        </w:rPr>
        <w:t> command instead of </w:t>
      </w:r>
      <w:r>
        <w:rPr>
          <w:rStyle w:val="Emphasis"/>
          <w:rFonts w:ascii="Arial" w:hAnsi="Arial" w:cs="Arial"/>
          <w:color w:val="444444"/>
          <w:sz w:val="27"/>
          <w:szCs w:val="27"/>
          <w:bdr w:val="none" w:sz="0" w:space="0" w:color="auto" w:frame="1"/>
        </w:rPr>
        <w:t>grep,</w:t>
      </w:r>
      <w:r>
        <w:rPr>
          <w:rFonts w:ascii="Arial" w:hAnsi="Arial" w:cs="Arial"/>
          <w:color w:val="444444"/>
          <w:sz w:val="27"/>
          <w:szCs w:val="27"/>
        </w:rPr>
        <w:t> as shown in the example below.</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rStyle w:val="kw2"/>
          <w:color w:val="FBDE2D"/>
          <w:bdr w:val="none" w:sz="0" w:space="0" w:color="auto" w:frame="1"/>
        </w:rPr>
        <w:t>zgrep</w:t>
      </w:r>
      <w:proofErr w:type="spellEnd"/>
      <w:r>
        <w:rPr>
          <w:color w:val="F8F8F8"/>
        </w:rPr>
        <w:t> </w:t>
      </w:r>
      <w:r>
        <w:rPr>
          <w:rStyle w:val="st0"/>
          <w:color w:val="61CE3C"/>
          <w:bdr w:val="none" w:sz="0" w:space="0" w:color="auto" w:frame="1"/>
        </w:rPr>
        <w:t>" install "</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dpkg.log.11.gz</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6676537" cy="1952230"/>
            <wp:effectExtent l="0" t="0" r="0" b="0"/>
            <wp:docPr id="15" name="Picture 15" descr="https://linuxhint.com/wp-content/uploads/2021/07/word-image-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inuxhint.com/wp-content/uploads/2021/07/word-image-7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2168" cy="1956801"/>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Style w:val="Hyperlink"/>
          <w:rFonts w:ascii="inherit" w:hAnsi="inherit"/>
        </w:rPr>
      </w:pPr>
      <w:r>
        <w:rPr>
          <w:rFonts w:ascii="inherit" w:hAnsi="inherit" w:cs="Arial"/>
          <w:color w:val="000000"/>
          <w:sz w:val="27"/>
          <w:szCs w:val="27"/>
        </w:rPr>
        <w:fldChar w:fldCharType="begin"/>
      </w:r>
      <w:r>
        <w:rPr>
          <w:rFonts w:ascii="inherit" w:hAnsi="inherit" w:cs="Arial"/>
          <w:color w:val="000000"/>
          <w:sz w:val="27"/>
          <w:szCs w:val="27"/>
        </w:rPr>
        <w:instrText xml:space="preserve"> HYPERLINK "https://eb2.3lift.com/pass?tl_clickthrough=true&amp;redir=https%3A%2F%2Frtb-us-west.linkedin.com%2Flax%2Fclk%3Ftrk%3DCwEAAAGEWrveiZpSRi2JPKy0Bp0CY6RhXTEgWQ0ebtYpHXLwxDGJLBCaY59z2v1yOC4y6mgC06pxGMDQy_r5LDyJryTu0d0216CRer3AjJMg97a0D07tjoRToATVUvHB0gW0-4fIMx_KgEA3ivoqNbJhuDZt1kYm_hZSQTGf1zB_l-NsS61CSCIENfPfYk8_YfXIQtoGTZ6a3JBy6hrr_TS4un5bDE4x8j5qPRj6hI9ChsoL36BJ3zgMqbHByqXcopEBMQGkrbf4gSZBL2QjqOVpkwQkpCoENwFc49utmVbAVyAmM8dvBErGt_q6LXpoZ86wZrjzaoCgamxEYm-BcBlkNxumGqPUUf3WfVAGe4iQZ1iOdCcl-TMBoeY1i1h4q96GEtZ-BTz7AX_NwLSX-uekvv7ic1xGooAwXEErJiLJEaIIwfOM5yepIZsuQ9tY5gCJ-2mrbBZylkonVnG2b5sdY6vZZdILJz3zTtj03IgnvGBs_dN_8VdhKeRTTVXTQktoIoWWx0bqdM7fctftrrK7PyRqAxMYd7gw20DT1GGJeit_q-vG-v5PUrpZuGD3R13FzCwjwqJ0yXCAsVJGiYE8c-zViq0zB6TrlINQ3C4mj38vw5OeykWZK4lBAuKDODowjz9GWVlj1m_vB_TUkMiU6yqoYs--H6Wo7kyia4t_04dc4C9u9nURoP8-CzdLmyQZ4xn4j-rLdPDOwDxgP8sp8If5HpErrKJayQRX8YPufk4MRECCqo4Tfnw0CufvgVYFKoAAF_oXk14Z3I7eZlFSfViHsAwMm00CSTvv_IyjOTKS5lxjUsad7PzK8P0tBj-O4mxuGaNU-QmX-Q_FK6X8X6BI8qbdBdkF4pwMcYG3Ul_LW3TIcyqTIb4iwysqx7exSo9lFCXB7ShgfUwx5BsX_LA39CGMnfJ3b5ALmk5bhcsOoz07Q9YMTmKcdpDHeiO4Inf6DISgcMO8pxioDneqpl4lOknL0FTwovQDza7GcnMRIjvKkdEFdaJZ5hdcv5ug8M3QmR2aVdPMCEf_1_npDcPYzVEmtB2QDtSAWbXFoRjR5Wd8G43cpALV0ZdX_znx8qM3O8aX2Ko3VDm-WsaJagcom-mL6YHmgu1zkmKn-vjkr1PWBSUO-bq8sG3NNCC9X6OBHJLn4x_MUhTYFArjzwHKB5LEwpDJ0MD0IMN-p4nWD3SerCNm9oVdHk3BObTNB6M3RL47OZouNtTLsZILL4lN_ozv7ezfGV4jYqOwuLuiAmj0oLVbG2I3T30RiDtstteVdqOT_LUmrovA3aLUL8VORaK6EhBASuOZgPHcdUkOXZh3QijZHQelsNuUvhP5OjqSQy0v4volBsE0pUGlnnlZIOZA0B2NpADOhopYGpp9V2FrkjzcB8mfXpadMmHZTp1_TSf5uV-V1fITT64TVvClVV86ubUeJJhasowjWuIKHmZNTgOHn16viyiU5yY%26action%3Dclick%26laxrid%3D4c302df0-4ae9-4b2b-a401-ed8efaa5ac13%26laxbid%3D2%26eid%3D3%26crtype%3Dvid%26laxerid%3D36721933890564403364240%26adfmt%3D6%26urle%3DCwEAAAGEWrvei3ULPp9QOnxyEBALNLuIbk1CXr4_svcbnqSKx8EkV5WIL7C6UWUEC-0d_kRGFr7cxwh-_UW2ybP3LifWcDBpuwJmVOmih67fkSKy-rrihlkSgtEfPbbGHqIm3MSuN5fS3VR1FBhXCuf7jvfCwBnXfmXu4pXYyZ3YjCqk3L6F3gW1m7to-umOi9GqgcVz6SS0_QilC9-8iPVF3llzFvsFDFVFs9nf1J9H-zrZzn6gcj9h7Af66cQAUUg6KMT1LkINKDhjSXDFYLHDVwf8%26urlhash%3DTzXA&amp;pr=0.232&amp;bc=0.482&amp;aid=36721933890564403364240&amp;bmid=6250&amp;biid=6250&amp;sid=66552&amp;brid=186047&amp;adid=188464124&amp;crid=70874703&amp;ts=1667969572&amp;bcud=482&amp;ss=12&amp;cb=98299" \t "_blank" </w:instrText>
      </w:r>
      <w:r>
        <w:rPr>
          <w:rFonts w:ascii="inherit" w:hAnsi="inherit" w:cs="Arial"/>
          <w:color w:val="000000"/>
          <w:sz w:val="27"/>
          <w:szCs w:val="27"/>
        </w:rPr>
        <w:fldChar w:fldCharType="separate"/>
      </w:r>
    </w:p>
    <w:p w:rsidR="000D3B7B" w:rsidRDefault="000D3B7B" w:rsidP="000D3B7B">
      <w:pPr>
        <w:shd w:val="clear" w:color="auto" w:fill="EEF5F3"/>
        <w:spacing w:line="0" w:lineRule="auto"/>
        <w:jc w:val="center"/>
        <w:textAlignment w:val="baseline"/>
      </w:pPr>
    </w:p>
    <w:p w:rsidR="000D3B7B" w:rsidRDefault="000D3B7B" w:rsidP="000D3B7B">
      <w:pPr>
        <w:shd w:val="clear" w:color="auto" w:fill="EEF5F3"/>
        <w:spacing w:line="0" w:lineRule="auto"/>
        <w:jc w:val="center"/>
        <w:textAlignment w:val="baseline"/>
        <w:rPr>
          <w:rFonts w:ascii="inherit" w:hAnsi="inherit" w:cs="Arial"/>
          <w:color w:val="0000FF"/>
          <w:sz w:val="27"/>
          <w:szCs w:val="27"/>
          <w:u w:val="single"/>
        </w:rPr>
      </w:pPr>
      <w:r>
        <w:rPr>
          <w:rFonts w:ascii="inherit" w:hAnsi="inherit" w:cs="Arial"/>
          <w:noProof/>
          <w:color w:val="0000FF"/>
          <w:sz w:val="27"/>
          <w:szCs w:val="27"/>
        </w:rPr>
        <w:drawing>
          <wp:inline distT="0" distB="0" distL="0" distR="0">
            <wp:extent cx="181610" cy="140970"/>
            <wp:effectExtent l="0" t="0" r="8890" b="0"/>
            <wp:docPr id="14" name="Picture 14" descr="https://ib.3lift.com/static/buttons/edaa/OBA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b.3lift.com/static/buttons/edaa/OBA_TRA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 cy="140970"/>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Fonts w:ascii="inherit" w:hAnsi="inherit" w:cs="Arial"/>
          <w:color w:val="000000"/>
          <w:sz w:val="27"/>
          <w:szCs w:val="27"/>
        </w:rPr>
      </w:pPr>
      <w:r>
        <w:rPr>
          <w:rFonts w:ascii="inherit" w:hAnsi="inherit" w:cs="Arial"/>
          <w:color w:val="000000"/>
          <w:sz w:val="27"/>
          <w:szCs w:val="27"/>
        </w:rPr>
        <w:fldChar w:fldCharType="end"/>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As you can see, compressed logs will give you partial information, but you can implement a wildcard (*) to read all compressed logs at once, as shown in the following example.</w:t>
      </w:r>
    </w:p>
    <w:p w:rsidR="000D3B7B" w:rsidRDefault="000D3B7B" w:rsidP="000D3B7B">
      <w:pPr>
        <w:shd w:val="clear" w:color="auto" w:fill="0C1021"/>
        <w:textAlignment w:val="baseline"/>
        <w:rPr>
          <w:rFonts w:ascii="Times New Roman" w:hAnsi="Times New Roman" w:cs="Times New Roman"/>
          <w:color w:val="F8F8F8"/>
          <w:sz w:val="24"/>
          <w:szCs w:val="24"/>
        </w:rPr>
      </w:pPr>
      <w:proofErr w:type="spellStart"/>
      <w:r>
        <w:rPr>
          <w:rStyle w:val="kw2"/>
          <w:color w:val="FBDE2D"/>
          <w:bdr w:val="none" w:sz="0" w:space="0" w:color="auto" w:frame="1"/>
        </w:rPr>
        <w:t>zgrep</w:t>
      </w:r>
      <w:proofErr w:type="spellEnd"/>
      <w:r>
        <w:rPr>
          <w:color w:val="F8F8F8"/>
        </w:rPr>
        <w:t> </w:t>
      </w:r>
      <w:r>
        <w:rPr>
          <w:rStyle w:val="st0"/>
          <w:color w:val="61CE3C"/>
          <w:bdr w:val="none" w:sz="0" w:space="0" w:color="auto" w:frame="1"/>
        </w:rPr>
        <w:t>" install "</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dpkg.log.</w:t>
      </w:r>
      <w:r>
        <w:rPr>
          <w:rStyle w:val="sy0"/>
          <w:color w:val="F8F8F8"/>
          <w:bdr w:val="none" w:sz="0" w:space="0" w:color="auto" w:frame="1"/>
        </w:rPr>
        <w:t>*</w:t>
      </w:r>
      <w:r>
        <w:rPr>
          <w:color w:val="F8F8F8"/>
        </w:rPr>
        <w:t>.gz</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431870" cy="2615818"/>
            <wp:effectExtent l="0" t="0" r="0" b="0"/>
            <wp:docPr id="13" name="Picture 13" descr="https://linuxhint.com/wp-content/uploads/2021/07/word-image-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inuxhint.com/wp-content/uploads/2021/07/word-image-7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485" cy="2631524"/>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Style w:val="Hyperlink"/>
          <w:rFonts w:ascii="inherit" w:hAnsi="inherit"/>
        </w:rPr>
      </w:pPr>
      <w:r>
        <w:rPr>
          <w:rFonts w:ascii="inherit" w:hAnsi="inherit" w:cs="Arial"/>
          <w:color w:val="000000"/>
          <w:sz w:val="27"/>
          <w:szCs w:val="27"/>
        </w:rPr>
        <w:fldChar w:fldCharType="begin"/>
      </w:r>
      <w:r>
        <w:rPr>
          <w:rFonts w:ascii="inherit" w:hAnsi="inherit" w:cs="Arial"/>
          <w:color w:val="000000"/>
          <w:sz w:val="27"/>
          <w:szCs w:val="27"/>
        </w:rPr>
        <w:instrText xml:space="preserve"> HYPERLINK "https://eb2.3lift.com/pass?tl_clickthrough=true&amp;redir=https%3A%2F%2Frtb-us-west.linkedin.com%2Flax%2Fclk%3Ftrk%3DCwEAAAGEWrvjlabQIgstm_og0rTc3xdsV0x_kjft2qmaRdNPuOHP8wRigmIQzMGMLo7MmsEBrlupKoR-kFR-0ovG-6bViUj1vANR6weajCr1lTIItUD8gdvIv-tWOeccGLtmDo3Lcq6fGR7dwxPIaFNwPGmLzIZj-gkNLEUb-Hi-oGj-WtQ2Djqmr3FhskQz2X8--zQYsa_HHbPH2Id_fE_Nb1Hs_dpI-_csaCLWZC2OFZIZlmR9PihJK5BTft2nMUHHfaIjS1OKLSBJtCgd5oGbJu4OnxXJ_IfOc7lZ3rlnGNqQtKcPXkkGFNDXlRpTf6k5dlC2ATiUAnbM6I_0JsbZQ_nZSaIMLlLVty1mAPkpg5Z-MHAnR34u6dqM1bpoT0k0-VnRmPkooCaO-t0eLcblJSzaewutFIZUh_oXLRkB1-hv02Td0WdJm2LcPSyWhvvzinrB0G1Wnzf5tl91MaWcJTY7I7gHkneSGTJ65YjG6vMcO-_JTwCBPiQi_cvOio0xc5nJvy3C3ev6mxOwYNL6JuxsB9p76pV5_FFE-S32ea3irWJhgKN5DBwO6hX9SPaMGvD5huq3wbgk9v-YTh4f4uoTGl0Wgz9lhyTzq4kwim5g05H2JesZlWf8C_XWoUxoorqsJ8zi7ERfWC7S7FZrc0jmT5YBGFOFARdSORdQm-P96Pi2x_x-jATCskjjKtjrGOpPn3Yp4bLAProCgM63cS3CQeDBssOkglTWrf1Nh6DKzmT-chBD6ZT3x2CS53ByO2Pm3GmMspKQsJko8CX4sTu-I09erGW754B4Hqfh4MNKKOFsoblOn_KlmAzFrqZkkQzIvI2Ytny_mUggYRTdCLRSebxZu1LRqRAOwLejAjPRrQeWZUUNMG940DHQ9tZqTo_sBBiox8gLnfZyYdvY0GakTsCZzVwHyeQAI6fASKNY7nf1-fnXFTHAk9ZRxOJ71r_Pau_vxKbgdPPWHKZgx_uPYgE-ijrFrDWX2nREk6XsKkwJAOVzmL2XYiYlCkbA_E1OQvqzNMopE04rZHsAyeD17dPDWTlNLza9doopX0uBfJOOq7IrM3Ty3C7_lW2T1Q1jXFb6RdinjY8Ijo3pvJMk1exNKlne0r0g25LazYlyV5rQPh946eNjK6zOyLgs_SjOb-6aWHeFrF7wYTwCDFtlEGuG3iRwmhAMTI8EpDG7RObNCzbQWMYhwT5mczXtQ-KDZRwIWgoZPaMlRzS-ghLRtbcmjzDab9d7zUlcej5LDUexvPRNyRCzkKwCT5GtbAIbRCRD4x2oXEM99Xup-PgUdJoPU9X3if2z4wBsduiYeYOhuj41RoFwLcWKVBSBwShbrZMLOd2VmKUNpTLHgd6eZ2s_92uQhli4R0thqh0VLFRd0uaq4zUI4LhkEMHBTLsQxIZhjz-YaoEBcOVrUg_nIUgOtPohQ5QT3FlwbPlGZLhWYi3wRb-EjMQ%26action%3Dclick%26laxrid%3Db7c18c2d-7e78-4374-8ebe-fba043e6aea9%26laxbid%3D2%26eid%3D3%26crtype%3Dvid%26laxerid%3D43446033636259221008510%26adfmt%3D6%26urle%3DCwEAAAGEWrvjlhc407u-wlh83t4HAvdo8tiy1qarYg01J6qnSqMuE0WpfkeMbQtgKgTlCt-RwM1rMnM4TSRGgTcBcU75BonUuJBPiXMzuBkCljYoM-KdSqVRdYeAc2yKGw92q6wYDnHENg%26urlhash%3DVO3I&amp;pr=0.416&amp;bc=0.776&amp;aid=43446033636259221008510&amp;bmid=6250&amp;biid=6250&amp;sid=66552&amp;brid=556676&amp;adid=218628333&amp;crid=90616946&amp;ts=1667969573&amp;bcud=776&amp;ss=39&amp;cb=82267" \t "_blank" </w:instrText>
      </w:r>
      <w:r>
        <w:rPr>
          <w:rFonts w:ascii="inherit" w:hAnsi="inherit" w:cs="Arial"/>
          <w:color w:val="000000"/>
          <w:sz w:val="27"/>
          <w:szCs w:val="27"/>
        </w:rPr>
        <w:fldChar w:fldCharType="separate"/>
      </w:r>
    </w:p>
    <w:p w:rsidR="000D3B7B" w:rsidRDefault="000D3B7B" w:rsidP="000D3B7B">
      <w:pPr>
        <w:shd w:val="clear" w:color="auto" w:fill="EEF5F3"/>
        <w:spacing w:line="0" w:lineRule="auto"/>
        <w:jc w:val="center"/>
        <w:textAlignment w:val="baseline"/>
      </w:pPr>
    </w:p>
    <w:p w:rsidR="000D3B7B" w:rsidRDefault="000D3B7B" w:rsidP="000D3B7B">
      <w:pPr>
        <w:shd w:val="clear" w:color="auto" w:fill="EEF5F3"/>
        <w:spacing w:line="0" w:lineRule="auto"/>
        <w:jc w:val="center"/>
        <w:textAlignment w:val="baseline"/>
        <w:rPr>
          <w:rFonts w:ascii="inherit" w:hAnsi="inherit" w:cs="Arial"/>
          <w:color w:val="0000FF"/>
          <w:sz w:val="27"/>
          <w:szCs w:val="27"/>
          <w:u w:val="single"/>
        </w:rPr>
      </w:pPr>
      <w:r>
        <w:rPr>
          <w:rFonts w:ascii="inherit" w:hAnsi="inherit" w:cs="Arial"/>
          <w:noProof/>
          <w:color w:val="0000FF"/>
          <w:sz w:val="27"/>
          <w:szCs w:val="27"/>
        </w:rPr>
        <w:drawing>
          <wp:inline distT="0" distB="0" distL="0" distR="0">
            <wp:extent cx="181610" cy="140970"/>
            <wp:effectExtent l="0" t="0" r="8890" b="0"/>
            <wp:docPr id="12" name="Picture 12" descr="https://ib.3lift.com/static/buttons/edaa/OBA_TRANS.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b.3lift.com/static/buttons/edaa/OBA_TRANS.png">
                      <a:hlinkClick r:id="rId32"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 cy="140970"/>
                    </a:xfrm>
                    <a:prstGeom prst="rect">
                      <a:avLst/>
                    </a:prstGeom>
                    <a:noFill/>
                    <a:ln>
                      <a:noFill/>
                    </a:ln>
                  </pic:spPr>
                </pic:pic>
              </a:graphicData>
            </a:graphic>
          </wp:inline>
        </w:drawing>
      </w:r>
    </w:p>
    <w:p w:rsidR="000D3B7B" w:rsidRDefault="000D3B7B" w:rsidP="000D3B7B">
      <w:pPr>
        <w:shd w:val="clear" w:color="auto" w:fill="EEF5F3"/>
        <w:spacing w:line="0" w:lineRule="auto"/>
        <w:jc w:val="center"/>
        <w:textAlignment w:val="baseline"/>
        <w:rPr>
          <w:rFonts w:ascii="inherit" w:hAnsi="inherit" w:cs="Arial"/>
          <w:color w:val="000000"/>
          <w:sz w:val="27"/>
          <w:szCs w:val="27"/>
        </w:rPr>
      </w:pPr>
      <w:r>
        <w:rPr>
          <w:rFonts w:ascii="inherit" w:hAnsi="inherit" w:cs="Arial"/>
          <w:color w:val="000000"/>
          <w:sz w:val="27"/>
          <w:szCs w:val="27"/>
        </w:rPr>
        <w:fldChar w:fldCharType="end"/>
      </w:r>
    </w:p>
    <w:p w:rsidR="000D3B7B" w:rsidRDefault="000D3B7B" w:rsidP="000D3B7B">
      <w:pPr>
        <w:pStyle w:val="Heading2"/>
        <w:shd w:val="clear" w:color="auto" w:fill="FFFFFF"/>
        <w:spacing w:before="0" w:beforeAutospacing="0" w:after="150" w:afterAutospacing="0"/>
        <w:textAlignment w:val="baseline"/>
        <w:rPr>
          <w:rFonts w:ascii="Poppins" w:hAnsi="Poppins"/>
          <w:color w:val="BA3925"/>
          <w:sz w:val="30"/>
          <w:szCs w:val="30"/>
        </w:rPr>
      </w:pPr>
      <w:r>
        <w:rPr>
          <w:rFonts w:ascii="Poppins" w:hAnsi="Poppins"/>
          <w:color w:val="BA3925"/>
          <w:sz w:val="30"/>
          <w:szCs w:val="30"/>
        </w:rPr>
        <w:t>How to check upgraded and removed packages:</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If you want to display information on upgraded packages only, you can achieve it using the command below.</w:t>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extent cx="6366762" cy="3167721"/>
            <wp:effectExtent l="0" t="0" r="0" b="0"/>
            <wp:docPr id="11" name="Picture 11" descr="https://linuxhint.com/wp-content/uploads/2021/07/word-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inuxhint.com/wp-content/uploads/2021/07/word-image-7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518" cy="3184516"/>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lastRenderedPageBreak/>
        <w:t>As explained previously, with installed packages, you also can check compressed logs for upgraded packages using the wildcard, as shown in the following example.</w:t>
      </w:r>
    </w:p>
    <w:p w:rsidR="000D3B7B" w:rsidRDefault="000D3B7B" w:rsidP="000D3B7B">
      <w:pPr>
        <w:shd w:val="clear" w:color="auto" w:fill="EEF5F3"/>
        <w:spacing w:line="0" w:lineRule="auto"/>
        <w:jc w:val="center"/>
        <w:textAlignment w:val="baseline"/>
        <w:rPr>
          <w:rStyle w:val="Hyperlink"/>
          <w:rFonts w:ascii="inherit" w:hAnsi="inherit"/>
        </w:rPr>
      </w:pPr>
      <w:r>
        <w:rPr>
          <w:rFonts w:ascii="inherit" w:hAnsi="inherit" w:cs="Arial"/>
          <w:color w:val="000000"/>
          <w:sz w:val="27"/>
          <w:szCs w:val="27"/>
        </w:rPr>
        <w:fldChar w:fldCharType="begin"/>
      </w:r>
      <w:r>
        <w:rPr>
          <w:rFonts w:ascii="inherit" w:hAnsi="inherit" w:cs="Arial"/>
          <w:color w:val="000000"/>
          <w:sz w:val="27"/>
          <w:szCs w:val="27"/>
        </w:rPr>
        <w:instrText xml:space="preserve"> HYPERLINK "https://eb2.3lift.com/pass?tl_clickthrough=true&amp;redir=https%3A%2F%2Frtb-us-west.linkedin.com%2Flax%2Fclk%3Ftrk%3DCwEAAAGEWrvwW6Ptvxi_-3tNH8Z_WmSW3Am-7VJ5DYZDyk47KlHyG6MuAYiwDp8mG93xcFDQeErkkNEbiok0uQJBkVIxOlFWcks_5PwXoqh-DRJhORN-Httnrp53kiju1fc-uTSIo2tHUWw6FwlA6uYN1TS9YPUG0vuJcO8QLLFwdVtrAOT1wphLQrfH3xPhACiTURSklKRESoHVppEplBK3DxbGqhQEleiqQOOfQXr_nGVNlmnRBpqhQkdQEAul3GRaYL7gg6JjVVgJegXdzSDwTOSpsQ9mCzdKQWqpY5bP7J3IUmeI217DwSPZ6YGXWSPjsk-B2jbQv9elw9GBOWQ_otdFpsTHj4h29bCDKl0B2lIEr97zpG631E_nhpsy_GCsbZzpBzwM5PXiANaszEW9qPWloQaekq4zdeTMeq8qpPQ5x097r9Orqa7lNBBPAUsh-d6lWnub9NznJcppIuE8Zpj9VSDHjbavKLICZIg_P8yV_28Zla9e0nbqCWBsFElTVUzBXmp825toKeXTEOJWW8UnqSnQ4xDkA0ft3l6hix1arPD3J8xNPb_28G2Cw_Eaw-uRP3naCsRPRwaJkXS3wds85uzUd5bUIQS5Ja8J8k_aVrq9xV8hv5KS2DlG8NqhI81OgzVtfrKUESLQmX4h68K0ezztPu64uqVnBrPjYiwKXqDB8X532LrntcCmis-TyRzDwh9crMOcPlvrThSya2lFX245oK0Mm6ICeOfKdQCURyXrPZToast0P2qHDxYpEFvVM0Ud73zQtvDMcAtn1hkSgTZlbx8yPatYG2gnnuEQ4ceNu2w_a0dz6xVFAO0hbQ3x5UrK69n1DFJMMF4q0_I5oBpZqGEGswVm5G-e57aid6gpDoNEfxwGBzoP6TtRnSb9WQr5kvIiQu9bL_aE4s8y0g90NPtqsR5DznhtPhNQBSBskqO1owXli-dHRlH0B1B2wBltuIpFSvamLv7hJHN_Jq8VRV5RDKVnHgH6_6LVQaaVvIIhriknbyp09Gf_tvZx1QUtzMvg2oeo9dhop6DhSbibW5uS_bGhRDaQUl63uf2n3kSOF6MVwZ9vJpDYumYUuEg3wxzRD9Z-f7MqiuHce7_6vta4QRrao0H7YwXcfOsHV1dReJfoOrTw73sBBG4rFdkRBWu0ndOcVeQnBjsEJyOzaVolazxtkyikqdgfTUvKOLyIEZg4lb0X1VD1GA7pE169t2-XXe1DiCH0HnPYufvxp5e4PxmQpPQ8H4HqzbmqqhWTPPvpv9_8hhGcmyHMREDqJj8o-j2cOJdp7TIZ2EEupbgjr4hDZuaWDaTJjVWDQu-dO5z6Xg7HrWdTmZjT0xz9KdnwLlx4iAeaG9xF9Y0LNqWOPUmKECzaxORHUbozkaV3AiIKpK1ID4-SGFQoZCSnhePnCItLrDB53vdeXnejhOti01eQs_9JExSxKkskiSybyIk4b6Cu-DgjShQZLIIzt_Pgml8TmxJOSYdpdbedFlfDgm5GL9_5_RTDYPAqGV-hO4qS4OAbrbd2bX5gVunx7QW0eyDBotOxt63q0kw%26action%3Dclick%26laxrid%3Df9d5b815-2a23-4003-9501-79db35522eb7%26laxbid%3D2%26eid%3D3%26crtype%3Dvid%26laxerid%3D38610112651686615706800%26adfmt%3D6%26urle%3DCwEAAAGEWrvwXsEr2yt8mMHpSSb-w_lsdJfK0Vvakzu12P0A1L0gD634lh96ylybe0CNZUXWBwX0vs-CvI4BMg0tgSEzcLPKmssCAXNjyFef5Mtn5zjRlzS7-mdKNl9EKoENPdwjzBrEN7dXr4h9W5KyDahG5bdF_PkIb8XwZpfawGoBZLyofmg3grlkq4iZpZRcr-C_qRuNvVoo_31DsITKISK1snZmFc6u6X_EQ6Z0jCw83IBDYAMwmM2ZV0bINLYDqL_nT_h7ssMBbCELzXMcBC2w%26urlhash%3DTzXA&amp;pr=0.389&amp;bc=0.726&amp;aid=38610112651686615706800&amp;bmid=6250&amp;biid=6250&amp;sid=66552&amp;brid=186047&amp;adid=188466874&amp;crid=70874476&amp;ts=1667969576&amp;bcud=726&amp;ss=39&amp;cb=66297" \t "_blank" </w:instrText>
      </w:r>
      <w:r>
        <w:rPr>
          <w:rFonts w:ascii="inherit" w:hAnsi="inherit" w:cs="Arial"/>
          <w:color w:val="000000"/>
          <w:sz w:val="27"/>
          <w:szCs w:val="27"/>
        </w:rPr>
        <w:fldChar w:fldCharType="separate"/>
      </w:r>
    </w:p>
    <w:p w:rsidR="000D3B7B" w:rsidRDefault="000D3B7B" w:rsidP="000D3B7B">
      <w:pPr>
        <w:shd w:val="clear" w:color="auto" w:fill="EEF5F3"/>
        <w:spacing w:line="0" w:lineRule="auto"/>
        <w:jc w:val="center"/>
        <w:textAlignment w:val="baseline"/>
      </w:pPr>
    </w:p>
    <w:p w:rsidR="000D3B7B" w:rsidRPr="000D3B7B" w:rsidRDefault="000D3B7B" w:rsidP="000D3B7B">
      <w:pPr>
        <w:shd w:val="clear" w:color="auto" w:fill="EEF5F3"/>
        <w:spacing w:line="0" w:lineRule="auto"/>
        <w:jc w:val="center"/>
        <w:textAlignment w:val="baseline"/>
        <w:rPr>
          <w:rFonts w:ascii="inherit" w:hAnsi="inherit" w:cs="Arial"/>
          <w:color w:val="000000"/>
          <w:sz w:val="27"/>
          <w:szCs w:val="27"/>
        </w:rPr>
      </w:pPr>
      <w:r>
        <w:rPr>
          <w:rFonts w:ascii="inherit" w:hAnsi="inherit" w:cs="Arial"/>
          <w:color w:val="000000"/>
          <w:sz w:val="27"/>
          <w:szCs w:val="27"/>
        </w:rPr>
        <w:fldChar w:fldCharType="end"/>
      </w:r>
    </w:p>
    <w:p w:rsidR="000D3B7B" w:rsidRDefault="000D3B7B" w:rsidP="000D3B7B">
      <w:pPr>
        <w:shd w:val="clear" w:color="auto" w:fill="75D7B9"/>
        <w:spacing w:line="240" w:lineRule="atLeast"/>
        <w:jc w:val="center"/>
        <w:textAlignment w:val="baseline"/>
        <w:rPr>
          <w:rFonts w:ascii="inherit" w:hAnsi="inherit" w:cs="Arial"/>
          <w:caps/>
          <w:color w:val="000000"/>
          <w:sz w:val="20"/>
          <w:szCs w:val="20"/>
        </w:rPr>
      </w:pPr>
      <w:r>
        <w:rPr>
          <w:rFonts w:ascii="inherit" w:hAnsi="inherit" w:cs="Arial"/>
          <w:caps/>
          <w:color w:val="000000"/>
          <w:sz w:val="20"/>
          <w:szCs w:val="20"/>
        </w:rPr>
        <w:t>APPLY</w:t>
      </w:r>
    </w:p>
    <w:p w:rsidR="000D3B7B" w:rsidRDefault="000D3B7B" w:rsidP="000D3B7B">
      <w:pPr>
        <w:shd w:val="clear" w:color="auto" w:fill="0C1021"/>
        <w:spacing w:line="240" w:lineRule="auto"/>
        <w:textAlignment w:val="baseline"/>
        <w:rPr>
          <w:rFonts w:ascii="Times New Roman" w:hAnsi="Times New Roman" w:cs="Times New Roman"/>
          <w:color w:val="F8F8F8"/>
          <w:sz w:val="24"/>
          <w:szCs w:val="24"/>
        </w:rPr>
      </w:pPr>
      <w:proofErr w:type="spellStart"/>
      <w:r>
        <w:rPr>
          <w:rStyle w:val="kw2"/>
          <w:color w:val="FBDE2D"/>
          <w:bdr w:val="none" w:sz="0" w:space="0" w:color="auto" w:frame="1"/>
        </w:rPr>
        <w:t>zgrep</w:t>
      </w:r>
      <w:proofErr w:type="spellEnd"/>
      <w:r>
        <w:rPr>
          <w:color w:val="F8F8F8"/>
        </w:rPr>
        <w:t> </w:t>
      </w:r>
      <w:r>
        <w:rPr>
          <w:rStyle w:val="st0"/>
          <w:color w:val="61CE3C"/>
          <w:bdr w:val="none" w:sz="0" w:space="0" w:color="auto" w:frame="1"/>
        </w:rPr>
        <w:t>"upgrade "</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dpkg.log.</w:t>
      </w:r>
      <w:r>
        <w:rPr>
          <w:rStyle w:val="sy0"/>
          <w:color w:val="F8F8F8"/>
          <w:bdr w:val="none" w:sz="0" w:space="0" w:color="auto" w:frame="1"/>
        </w:rPr>
        <w:t>*</w:t>
      </w:r>
      <w:r>
        <w:rPr>
          <w:color w:val="F8F8F8"/>
        </w:rPr>
        <w:t>.gz</w:t>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b/>
          <w:bCs/>
          <w:noProof/>
          <w:color w:val="444444"/>
          <w:sz w:val="27"/>
          <w:szCs w:val="27"/>
          <w:bdr w:val="none" w:sz="0" w:space="0" w:color="auto" w:frame="1"/>
        </w:rPr>
        <w:drawing>
          <wp:inline distT="0" distB="0" distL="0" distR="0">
            <wp:extent cx="6370271" cy="2972161"/>
            <wp:effectExtent l="0" t="0" r="0" b="0"/>
            <wp:docPr id="10" name="Picture 10" descr="https://linuxhint.com/wp-content/uploads/2021/07/word-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inuxhint.com/wp-content/uploads/2021/07/word-image-7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4690" cy="2992886"/>
                    </a:xfrm>
                    <a:prstGeom prst="rect">
                      <a:avLst/>
                    </a:prstGeom>
                    <a:noFill/>
                    <a:ln>
                      <a:noFill/>
                    </a:ln>
                  </pic:spPr>
                </pic:pic>
              </a:graphicData>
            </a:graphic>
          </wp:inline>
        </w:drawing>
      </w:r>
    </w:p>
    <w:p w:rsidR="000D3B7B" w:rsidRDefault="000D3B7B" w:rsidP="000D3B7B">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If you want to list removed packages, the method is similar; just replace “</w:t>
      </w:r>
      <w:r>
        <w:rPr>
          <w:rStyle w:val="Emphasis"/>
          <w:rFonts w:ascii="Arial" w:hAnsi="Arial" w:cs="Arial"/>
          <w:color w:val="444444"/>
          <w:sz w:val="27"/>
          <w:szCs w:val="27"/>
          <w:bdr w:val="none" w:sz="0" w:space="0" w:color="auto" w:frame="1"/>
        </w:rPr>
        <w:t>upgrade</w:t>
      </w:r>
      <w:r>
        <w:rPr>
          <w:rFonts w:ascii="Arial" w:hAnsi="Arial" w:cs="Arial"/>
          <w:color w:val="444444"/>
          <w:sz w:val="27"/>
          <w:szCs w:val="27"/>
        </w:rPr>
        <w:t>” with “</w:t>
      </w:r>
      <w:r>
        <w:rPr>
          <w:rStyle w:val="Emphasis"/>
          <w:rFonts w:ascii="Arial" w:hAnsi="Arial" w:cs="Arial"/>
          <w:color w:val="444444"/>
          <w:sz w:val="27"/>
          <w:szCs w:val="27"/>
          <w:bdr w:val="none" w:sz="0" w:space="0" w:color="auto" w:frame="1"/>
        </w:rPr>
        <w:t>remove,</w:t>
      </w:r>
      <w:r>
        <w:rPr>
          <w:rFonts w:ascii="Arial" w:hAnsi="Arial" w:cs="Arial"/>
          <w:color w:val="444444"/>
          <w:sz w:val="27"/>
          <w:szCs w:val="27"/>
        </w:rPr>
        <w:t>” as shown below.</w:t>
      </w:r>
    </w:p>
    <w:p w:rsidR="000D3B7B" w:rsidRDefault="000D3B7B" w:rsidP="000D3B7B">
      <w:pPr>
        <w:shd w:val="clear" w:color="auto" w:fill="0C1021"/>
        <w:textAlignment w:val="baseline"/>
        <w:rPr>
          <w:rFonts w:ascii="Times New Roman" w:hAnsi="Times New Roman" w:cs="Times New Roman"/>
          <w:color w:val="F8F8F8"/>
          <w:sz w:val="24"/>
          <w:szCs w:val="24"/>
        </w:rPr>
      </w:pPr>
      <w:r>
        <w:rPr>
          <w:rStyle w:val="kw2"/>
          <w:color w:val="FBDE2D"/>
          <w:bdr w:val="none" w:sz="0" w:space="0" w:color="auto" w:frame="1"/>
        </w:rPr>
        <w:t>grep</w:t>
      </w:r>
      <w:r>
        <w:rPr>
          <w:color w:val="F8F8F8"/>
        </w:rPr>
        <w:t> </w:t>
      </w:r>
      <w:r>
        <w:rPr>
          <w:rStyle w:val="st0"/>
          <w:color w:val="61CE3C"/>
          <w:bdr w:val="none" w:sz="0" w:space="0" w:color="auto" w:frame="1"/>
        </w:rPr>
        <w:t>"remove "</w:t>
      </w:r>
      <w:r>
        <w:rPr>
          <w:color w:val="F8F8F8"/>
        </w:rPr>
        <w:t> </w:t>
      </w:r>
      <w:r>
        <w:rPr>
          <w:rStyle w:val="sy0"/>
          <w:color w:val="F8F8F8"/>
          <w:bdr w:val="none" w:sz="0" w:space="0" w:color="auto" w:frame="1"/>
        </w:rPr>
        <w:t>/</w:t>
      </w:r>
      <w:proofErr w:type="spellStart"/>
      <w:r>
        <w:rPr>
          <w:color w:val="F8F8F8"/>
        </w:rPr>
        <w:t>var</w:t>
      </w:r>
      <w:proofErr w:type="spellEnd"/>
      <w:r>
        <w:rPr>
          <w:rStyle w:val="sy0"/>
          <w:color w:val="F8F8F8"/>
          <w:bdr w:val="none" w:sz="0" w:space="0" w:color="auto" w:frame="1"/>
        </w:rPr>
        <w:t>/</w:t>
      </w:r>
      <w:r>
        <w:rPr>
          <w:color w:val="F8F8F8"/>
        </w:rPr>
        <w:t>log</w:t>
      </w:r>
      <w:r>
        <w:rPr>
          <w:rStyle w:val="sy0"/>
          <w:color w:val="F8F8F8"/>
          <w:bdr w:val="none" w:sz="0" w:space="0" w:color="auto" w:frame="1"/>
        </w:rPr>
        <w:t>/</w:t>
      </w:r>
      <w:r>
        <w:rPr>
          <w:color w:val="F8F8F8"/>
        </w:rPr>
        <w:t>dpkg.log</w:t>
      </w:r>
    </w:p>
    <w:p w:rsidR="0030287E" w:rsidRDefault="000D3B7B" w:rsidP="0030287E">
      <w:pPr>
        <w:pStyle w:val="NormalWeb"/>
        <w:shd w:val="clear" w:color="auto" w:fill="FFFFFF"/>
        <w:spacing w:before="0" w:beforeAutospacing="0" w:after="450" w:afterAutospacing="0"/>
        <w:textAlignment w:val="baseline"/>
        <w:rPr>
          <w:rFonts w:ascii="Arial" w:hAnsi="Arial" w:cs="Arial"/>
          <w:color w:val="444444"/>
          <w:sz w:val="27"/>
          <w:szCs w:val="27"/>
        </w:rPr>
      </w:pPr>
      <w:bookmarkStart w:id="5" w:name="_GoBack"/>
      <w:r>
        <w:rPr>
          <w:rFonts w:ascii="Arial" w:hAnsi="Arial" w:cs="Arial"/>
          <w:noProof/>
          <w:color w:val="444444"/>
          <w:sz w:val="27"/>
          <w:szCs w:val="27"/>
        </w:rPr>
        <w:drawing>
          <wp:inline distT="0" distB="0" distL="0" distR="0">
            <wp:extent cx="6359268" cy="2834309"/>
            <wp:effectExtent l="0" t="0" r="3810" b="4445"/>
            <wp:docPr id="9" name="Picture 9" descr="https://linuxhint.com/wp-content/uploads/2021/07/word-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inuxhint.com/wp-content/uploads/2021/07/word-image-76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6539" cy="2850921"/>
                    </a:xfrm>
                    <a:prstGeom prst="rect">
                      <a:avLst/>
                    </a:prstGeom>
                    <a:noFill/>
                    <a:ln>
                      <a:noFill/>
                    </a:ln>
                  </pic:spPr>
                </pic:pic>
              </a:graphicData>
            </a:graphic>
          </wp:inline>
        </w:drawing>
      </w:r>
      <w:bookmarkEnd w:id="5"/>
    </w:p>
    <w:p w:rsidR="0030287E" w:rsidRDefault="0030287E" w:rsidP="0030287E">
      <w:pPr>
        <w:pStyle w:val="NormalWeb"/>
        <w:shd w:val="clear" w:color="auto" w:fill="FFFFFF"/>
        <w:spacing w:before="0" w:beforeAutospacing="0" w:after="450" w:afterAutospacing="0"/>
        <w:textAlignment w:val="baseline"/>
        <w:rPr>
          <w:rFonts w:ascii="Arial" w:hAnsi="Arial" w:cs="Arial"/>
          <w:color w:val="444444"/>
          <w:sz w:val="27"/>
          <w:szCs w:val="27"/>
        </w:rPr>
      </w:pPr>
    </w:p>
    <w:p w:rsidR="0030287E" w:rsidRPr="0030287E" w:rsidRDefault="0030287E" w:rsidP="0030287E">
      <w:pPr>
        <w:pStyle w:val="NormalWeb"/>
        <w:shd w:val="clear" w:color="auto" w:fill="FFFFFF"/>
        <w:spacing w:before="0" w:beforeAutospacing="0" w:after="450" w:afterAutospacing="0"/>
        <w:textAlignment w:val="baseline"/>
        <w:rPr>
          <w:rFonts w:ascii="Arial" w:hAnsi="Arial" w:cs="Arial"/>
          <w:color w:val="444444"/>
          <w:sz w:val="27"/>
          <w:szCs w:val="27"/>
        </w:rPr>
      </w:pPr>
    </w:p>
    <w:sectPr w:rsidR="0030287E" w:rsidRPr="00302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B0773"/>
    <w:multiLevelType w:val="multilevel"/>
    <w:tmpl w:val="0264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F335C7"/>
    <w:multiLevelType w:val="multilevel"/>
    <w:tmpl w:val="AF60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39B"/>
    <w:rsid w:val="000D3B7B"/>
    <w:rsid w:val="001F439B"/>
    <w:rsid w:val="0027167D"/>
    <w:rsid w:val="0030287E"/>
    <w:rsid w:val="00584C10"/>
    <w:rsid w:val="00CA4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031D"/>
  <w15:chartTrackingRefBased/>
  <w15:docId w15:val="{13CA02BD-75D8-4303-9BA4-C9C83A5A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3B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F4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43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439B"/>
    <w:rPr>
      <w:rFonts w:ascii="Times New Roman" w:eastAsia="Times New Roman" w:hAnsi="Times New Roman" w:cs="Times New Roman"/>
      <w:b/>
      <w:bCs/>
      <w:sz w:val="36"/>
      <w:szCs w:val="36"/>
    </w:rPr>
  </w:style>
  <w:style w:type="paragraph" w:styleId="NormalWeb">
    <w:name w:val="Normal (Web)"/>
    <w:basedOn w:val="Normal"/>
    <w:uiPriority w:val="99"/>
    <w:unhideWhenUsed/>
    <w:rsid w:val="001F43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F439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F439B"/>
    <w:rPr>
      <w:color w:val="0000FF"/>
      <w:u w:val="single"/>
    </w:rPr>
  </w:style>
  <w:style w:type="character" w:styleId="HTMLCode">
    <w:name w:val="HTML Code"/>
    <w:basedOn w:val="DefaultParagraphFont"/>
    <w:uiPriority w:val="99"/>
    <w:semiHidden/>
    <w:unhideWhenUsed/>
    <w:rsid w:val="001F43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F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439B"/>
    <w:rPr>
      <w:rFonts w:ascii="Courier New" w:eastAsia="Times New Roman" w:hAnsi="Courier New" w:cs="Courier New"/>
      <w:sz w:val="20"/>
      <w:szCs w:val="20"/>
    </w:rPr>
  </w:style>
  <w:style w:type="character" w:customStyle="1" w:styleId="token">
    <w:name w:val="token"/>
    <w:basedOn w:val="DefaultParagraphFont"/>
    <w:rsid w:val="001F439B"/>
  </w:style>
  <w:style w:type="character" w:styleId="Strong">
    <w:name w:val="Strong"/>
    <w:basedOn w:val="DefaultParagraphFont"/>
    <w:uiPriority w:val="22"/>
    <w:qFormat/>
    <w:rsid w:val="001F439B"/>
    <w:rPr>
      <w:b/>
      <w:bCs/>
    </w:rPr>
  </w:style>
  <w:style w:type="character" w:customStyle="1" w:styleId="Heading1Char">
    <w:name w:val="Heading 1 Char"/>
    <w:basedOn w:val="DefaultParagraphFont"/>
    <w:link w:val="Heading1"/>
    <w:uiPriority w:val="9"/>
    <w:rsid w:val="000D3B7B"/>
    <w:rPr>
      <w:rFonts w:asciiTheme="majorHAnsi" w:eastAsiaTheme="majorEastAsia" w:hAnsiTheme="majorHAnsi" w:cstheme="majorBidi"/>
      <w:color w:val="2E74B5" w:themeColor="accent1" w:themeShade="BF"/>
      <w:sz w:val="32"/>
      <w:szCs w:val="32"/>
    </w:rPr>
  </w:style>
  <w:style w:type="character" w:customStyle="1" w:styleId="postauthorintro">
    <w:name w:val="post_author_intro"/>
    <w:basedOn w:val="DefaultParagraphFont"/>
    <w:rsid w:val="000D3B7B"/>
  </w:style>
  <w:style w:type="character" w:customStyle="1" w:styleId="postauthor">
    <w:name w:val="post_author"/>
    <w:basedOn w:val="DefaultParagraphFont"/>
    <w:rsid w:val="000D3B7B"/>
  </w:style>
  <w:style w:type="character" w:customStyle="1" w:styleId="postdateintro">
    <w:name w:val="post_date_intro"/>
    <w:basedOn w:val="DefaultParagraphFont"/>
    <w:rsid w:val="000D3B7B"/>
  </w:style>
  <w:style w:type="character" w:customStyle="1" w:styleId="postdate">
    <w:name w:val="post_date"/>
    <w:basedOn w:val="DefaultParagraphFont"/>
    <w:rsid w:val="000D3B7B"/>
  </w:style>
  <w:style w:type="character" w:customStyle="1" w:styleId="numcomments">
    <w:name w:val="num_comments"/>
    <w:basedOn w:val="DefaultParagraphFont"/>
    <w:rsid w:val="000D3B7B"/>
  </w:style>
  <w:style w:type="character" w:customStyle="1" w:styleId="dropcap">
    <w:name w:val="drop_cap"/>
    <w:basedOn w:val="DefaultParagraphFont"/>
    <w:rsid w:val="000D3B7B"/>
  </w:style>
  <w:style w:type="character" w:styleId="HTMLKeyboard">
    <w:name w:val="HTML Keyboard"/>
    <w:basedOn w:val="DefaultParagraphFont"/>
    <w:uiPriority w:val="99"/>
    <w:semiHidden/>
    <w:unhideWhenUsed/>
    <w:rsid w:val="000D3B7B"/>
    <w:rPr>
      <w:rFonts w:ascii="Courier New" w:eastAsia="Times New Roman" w:hAnsi="Courier New" w:cs="Courier New"/>
      <w:sz w:val="20"/>
      <w:szCs w:val="20"/>
    </w:rPr>
  </w:style>
  <w:style w:type="paragraph" w:customStyle="1" w:styleId="wp-caption-text">
    <w:name w:val="wp-caption-text"/>
    <w:basedOn w:val="Normal"/>
    <w:rsid w:val="000D3B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0">
    <w:name w:val="nu0"/>
    <w:basedOn w:val="DefaultParagraphFont"/>
    <w:rsid w:val="000D3B7B"/>
  </w:style>
  <w:style w:type="character" w:customStyle="1" w:styleId="sy0">
    <w:name w:val="sy0"/>
    <w:basedOn w:val="DefaultParagraphFont"/>
    <w:rsid w:val="000D3B7B"/>
  </w:style>
  <w:style w:type="character" w:customStyle="1" w:styleId="re2">
    <w:name w:val="re2"/>
    <w:basedOn w:val="DefaultParagraphFont"/>
    <w:rsid w:val="000D3B7B"/>
  </w:style>
  <w:style w:type="character" w:customStyle="1" w:styleId="re0">
    <w:name w:val="re0"/>
    <w:basedOn w:val="DefaultParagraphFont"/>
    <w:rsid w:val="000D3B7B"/>
  </w:style>
  <w:style w:type="character" w:customStyle="1" w:styleId="br0">
    <w:name w:val="br0"/>
    <w:basedOn w:val="DefaultParagraphFont"/>
    <w:rsid w:val="000D3B7B"/>
  </w:style>
  <w:style w:type="character" w:customStyle="1" w:styleId="re5">
    <w:name w:val="re5"/>
    <w:basedOn w:val="DefaultParagraphFont"/>
    <w:rsid w:val="000D3B7B"/>
  </w:style>
  <w:style w:type="character" w:customStyle="1" w:styleId="st0">
    <w:name w:val="st0"/>
    <w:basedOn w:val="DefaultParagraphFont"/>
    <w:rsid w:val="000D3B7B"/>
  </w:style>
  <w:style w:type="character" w:customStyle="1" w:styleId="es1">
    <w:name w:val="es1"/>
    <w:basedOn w:val="DefaultParagraphFont"/>
    <w:rsid w:val="000D3B7B"/>
  </w:style>
  <w:style w:type="character" w:customStyle="1" w:styleId="kw2">
    <w:name w:val="kw2"/>
    <w:basedOn w:val="DefaultParagraphFont"/>
    <w:rsid w:val="000D3B7B"/>
  </w:style>
  <w:style w:type="character" w:styleId="Emphasis">
    <w:name w:val="Emphasis"/>
    <w:basedOn w:val="DefaultParagraphFont"/>
    <w:uiPriority w:val="20"/>
    <w:qFormat/>
    <w:rsid w:val="000D3B7B"/>
    <w:rPr>
      <w:i/>
      <w:iCs/>
    </w:rPr>
  </w:style>
  <w:style w:type="character" w:customStyle="1" w:styleId="jw-time-update">
    <w:name w:val="jw-time-update"/>
    <w:basedOn w:val="DefaultParagraphFont"/>
    <w:rsid w:val="000D3B7B"/>
  </w:style>
  <w:style w:type="character" w:customStyle="1" w:styleId="jw-volume-update">
    <w:name w:val="jw-volume-update"/>
    <w:basedOn w:val="DefaultParagraphFont"/>
    <w:rsid w:val="000D3B7B"/>
  </w:style>
  <w:style w:type="character" w:customStyle="1" w:styleId="adthrivetechcontent6fixeddesktopsponsorname">
    <w:name w:val="adthrivetech_content6_fixed_desktop_sponsor_name"/>
    <w:basedOn w:val="DefaultParagraphFont"/>
    <w:rsid w:val="000D3B7B"/>
  </w:style>
  <w:style w:type="character" w:customStyle="1" w:styleId="adthrivetechcontent7fixeddesktoppbs2ssponsorname">
    <w:name w:val="adthrivetech_content7_fixed_desktop_pbs2s_sponsor_name"/>
    <w:basedOn w:val="DefaultParagraphFont"/>
    <w:rsid w:val="000D3B7B"/>
  </w:style>
  <w:style w:type="character" w:customStyle="1" w:styleId="adthrivetechcontent9fixeddesktopsponsorname">
    <w:name w:val="adthrivetech_content9_fixed_desktop_sponsor_name"/>
    <w:basedOn w:val="DefaultParagraphFont"/>
    <w:rsid w:val="000D3B7B"/>
  </w:style>
  <w:style w:type="character" w:customStyle="1" w:styleId="adthrivetechcontent9fixeddesktoppbs2ssponsorname">
    <w:name w:val="adthrivetech_content9_fixed_desktop_pbs2s_sponsor_name"/>
    <w:basedOn w:val="DefaultParagraphFont"/>
    <w:rsid w:val="000D3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026549">
      <w:bodyDiv w:val="1"/>
      <w:marLeft w:val="0"/>
      <w:marRight w:val="0"/>
      <w:marTop w:val="0"/>
      <w:marBottom w:val="0"/>
      <w:divBdr>
        <w:top w:val="none" w:sz="0" w:space="0" w:color="auto"/>
        <w:left w:val="none" w:sz="0" w:space="0" w:color="auto"/>
        <w:bottom w:val="none" w:sz="0" w:space="0" w:color="auto"/>
        <w:right w:val="none" w:sz="0" w:space="0" w:color="auto"/>
      </w:divBdr>
      <w:divsChild>
        <w:div w:id="1859807704">
          <w:marLeft w:val="0"/>
          <w:marRight w:val="0"/>
          <w:marTop w:val="0"/>
          <w:marBottom w:val="150"/>
          <w:divBdr>
            <w:top w:val="single" w:sz="6" w:space="0" w:color="9F9F9F"/>
            <w:left w:val="single" w:sz="6" w:space="0" w:color="9F9F9F"/>
            <w:bottom w:val="single" w:sz="6" w:space="0" w:color="9F9F9F"/>
            <w:right w:val="single" w:sz="6" w:space="0" w:color="9F9F9F"/>
          </w:divBdr>
        </w:div>
        <w:div w:id="1490829225">
          <w:marLeft w:val="0"/>
          <w:marRight w:val="0"/>
          <w:marTop w:val="0"/>
          <w:marBottom w:val="0"/>
          <w:divBdr>
            <w:top w:val="none" w:sz="0" w:space="0" w:color="auto"/>
            <w:left w:val="none" w:sz="0" w:space="0" w:color="auto"/>
            <w:bottom w:val="none" w:sz="0" w:space="0" w:color="auto"/>
            <w:right w:val="none" w:sz="0" w:space="0" w:color="auto"/>
          </w:divBdr>
          <w:divsChild>
            <w:div w:id="301082569">
              <w:marLeft w:val="0"/>
              <w:marRight w:val="0"/>
              <w:marTop w:val="0"/>
              <w:marBottom w:val="0"/>
              <w:divBdr>
                <w:top w:val="single" w:sz="6" w:space="0" w:color="DBDBDB"/>
                <w:left w:val="none" w:sz="0" w:space="0" w:color="auto"/>
                <w:bottom w:val="single" w:sz="6" w:space="0" w:color="DBDBDB"/>
                <w:right w:val="none" w:sz="0" w:space="0" w:color="auto"/>
              </w:divBdr>
              <w:divsChild>
                <w:div w:id="1454710726">
                  <w:marLeft w:val="0"/>
                  <w:marRight w:val="0"/>
                  <w:marTop w:val="0"/>
                  <w:marBottom w:val="0"/>
                  <w:divBdr>
                    <w:top w:val="none" w:sz="0" w:space="0" w:color="auto"/>
                    <w:left w:val="none" w:sz="0" w:space="0" w:color="auto"/>
                    <w:bottom w:val="none" w:sz="0" w:space="0" w:color="auto"/>
                    <w:right w:val="none" w:sz="0" w:space="0" w:color="auto"/>
                  </w:divBdr>
                  <w:divsChild>
                    <w:div w:id="827290246">
                      <w:marLeft w:val="-15"/>
                      <w:marRight w:val="-15"/>
                      <w:marTop w:val="0"/>
                      <w:marBottom w:val="0"/>
                      <w:divBdr>
                        <w:top w:val="none" w:sz="0" w:space="0" w:color="auto"/>
                        <w:left w:val="none" w:sz="0" w:space="0" w:color="auto"/>
                        <w:bottom w:val="none" w:sz="0" w:space="0" w:color="auto"/>
                        <w:right w:val="none" w:sz="0" w:space="0" w:color="auto"/>
                      </w:divBdr>
                    </w:div>
                    <w:div w:id="5900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89315">
          <w:marLeft w:val="0"/>
          <w:marRight w:val="0"/>
          <w:marTop w:val="0"/>
          <w:marBottom w:val="150"/>
          <w:divBdr>
            <w:top w:val="single" w:sz="6" w:space="0" w:color="9F9F9F"/>
            <w:left w:val="single" w:sz="6" w:space="0" w:color="9F9F9F"/>
            <w:bottom w:val="single" w:sz="6" w:space="0" w:color="9F9F9F"/>
            <w:right w:val="single" w:sz="6" w:space="0" w:color="9F9F9F"/>
          </w:divBdr>
        </w:div>
        <w:div w:id="1775246107">
          <w:marLeft w:val="0"/>
          <w:marRight w:val="0"/>
          <w:marTop w:val="0"/>
          <w:marBottom w:val="150"/>
          <w:divBdr>
            <w:top w:val="single" w:sz="6" w:space="0" w:color="9F9F9F"/>
            <w:left w:val="single" w:sz="6" w:space="0" w:color="9F9F9F"/>
            <w:bottom w:val="single" w:sz="6" w:space="0" w:color="9F9F9F"/>
            <w:right w:val="single" w:sz="6" w:space="0" w:color="9F9F9F"/>
          </w:divBdr>
        </w:div>
        <w:div w:id="1609503552">
          <w:marLeft w:val="0"/>
          <w:marRight w:val="0"/>
          <w:marTop w:val="0"/>
          <w:marBottom w:val="150"/>
          <w:divBdr>
            <w:top w:val="single" w:sz="6" w:space="0" w:color="9F9F9F"/>
            <w:left w:val="single" w:sz="6" w:space="0" w:color="9F9F9F"/>
            <w:bottom w:val="single" w:sz="6" w:space="0" w:color="9F9F9F"/>
            <w:right w:val="single" w:sz="6" w:space="0" w:color="9F9F9F"/>
          </w:divBdr>
        </w:div>
        <w:div w:id="175463200">
          <w:marLeft w:val="0"/>
          <w:marRight w:val="0"/>
          <w:marTop w:val="0"/>
          <w:marBottom w:val="150"/>
          <w:divBdr>
            <w:top w:val="single" w:sz="6" w:space="0" w:color="9F9F9F"/>
            <w:left w:val="single" w:sz="6" w:space="0" w:color="9F9F9F"/>
            <w:bottom w:val="single" w:sz="6" w:space="0" w:color="9F9F9F"/>
            <w:right w:val="single" w:sz="6" w:space="0" w:color="9F9F9F"/>
          </w:divBdr>
        </w:div>
        <w:div w:id="1845244320">
          <w:marLeft w:val="0"/>
          <w:marRight w:val="0"/>
          <w:marTop w:val="0"/>
          <w:marBottom w:val="150"/>
          <w:divBdr>
            <w:top w:val="single" w:sz="6" w:space="0" w:color="9F9F9F"/>
            <w:left w:val="single" w:sz="6" w:space="0" w:color="9F9F9F"/>
            <w:bottom w:val="single" w:sz="6" w:space="0" w:color="9F9F9F"/>
            <w:right w:val="single" w:sz="6" w:space="0" w:color="9F9F9F"/>
          </w:divBdr>
        </w:div>
        <w:div w:id="36245458">
          <w:marLeft w:val="0"/>
          <w:marRight w:val="0"/>
          <w:marTop w:val="150"/>
          <w:marBottom w:val="150"/>
          <w:divBdr>
            <w:top w:val="none" w:sz="0" w:space="0" w:color="auto"/>
            <w:left w:val="none" w:sz="0" w:space="0" w:color="auto"/>
            <w:bottom w:val="none" w:sz="0" w:space="0" w:color="auto"/>
            <w:right w:val="none" w:sz="0" w:space="0" w:color="auto"/>
          </w:divBdr>
          <w:divsChild>
            <w:div w:id="1991521667">
              <w:marLeft w:val="0"/>
              <w:marRight w:val="0"/>
              <w:marTop w:val="0"/>
              <w:marBottom w:val="0"/>
              <w:divBdr>
                <w:top w:val="none" w:sz="0" w:space="0" w:color="auto"/>
                <w:left w:val="none" w:sz="0" w:space="0" w:color="auto"/>
                <w:bottom w:val="none" w:sz="0" w:space="0" w:color="auto"/>
                <w:right w:val="none" w:sz="0" w:space="0" w:color="auto"/>
              </w:divBdr>
              <w:divsChild>
                <w:div w:id="1326782165">
                  <w:marLeft w:val="0"/>
                  <w:marRight w:val="0"/>
                  <w:marTop w:val="0"/>
                  <w:marBottom w:val="0"/>
                  <w:divBdr>
                    <w:top w:val="none" w:sz="0" w:space="0" w:color="auto"/>
                    <w:left w:val="none" w:sz="0" w:space="0" w:color="auto"/>
                    <w:bottom w:val="none" w:sz="0" w:space="0" w:color="auto"/>
                    <w:right w:val="none" w:sz="0" w:space="0" w:color="auto"/>
                  </w:divBdr>
                  <w:divsChild>
                    <w:div w:id="702097132">
                      <w:marLeft w:val="0"/>
                      <w:marRight w:val="0"/>
                      <w:marTop w:val="0"/>
                      <w:marBottom w:val="0"/>
                      <w:divBdr>
                        <w:top w:val="none" w:sz="0" w:space="0" w:color="auto"/>
                        <w:left w:val="none" w:sz="0" w:space="0" w:color="auto"/>
                        <w:bottom w:val="none" w:sz="0" w:space="0" w:color="auto"/>
                        <w:right w:val="none" w:sz="0" w:space="0" w:color="auto"/>
                      </w:divBdr>
                      <w:divsChild>
                        <w:div w:id="215121850">
                          <w:marLeft w:val="0"/>
                          <w:marRight w:val="0"/>
                          <w:marTop w:val="300"/>
                          <w:marBottom w:val="300"/>
                          <w:divBdr>
                            <w:top w:val="single" w:sz="2" w:space="0" w:color="4E4E4E"/>
                            <w:left w:val="single" w:sz="2" w:space="0" w:color="4E4E4E"/>
                            <w:bottom w:val="single" w:sz="2" w:space="0" w:color="4E4E4E"/>
                            <w:right w:val="single" w:sz="2" w:space="0" w:color="4E4E4E"/>
                          </w:divBdr>
                          <w:divsChild>
                            <w:div w:id="964962959">
                              <w:marLeft w:val="0"/>
                              <w:marRight w:val="0"/>
                              <w:marTop w:val="0"/>
                              <w:marBottom w:val="0"/>
                              <w:divBdr>
                                <w:top w:val="none" w:sz="0" w:space="0" w:color="auto"/>
                                <w:left w:val="none" w:sz="0" w:space="0" w:color="auto"/>
                                <w:bottom w:val="none" w:sz="0" w:space="0" w:color="auto"/>
                                <w:right w:val="none" w:sz="0" w:space="0" w:color="auto"/>
                              </w:divBdr>
                              <w:divsChild>
                                <w:div w:id="1581911930">
                                  <w:marLeft w:val="0"/>
                                  <w:marRight w:val="0"/>
                                  <w:marTop w:val="0"/>
                                  <w:marBottom w:val="0"/>
                                  <w:divBdr>
                                    <w:top w:val="none" w:sz="0" w:space="0" w:color="auto"/>
                                    <w:left w:val="none" w:sz="0" w:space="0" w:color="auto"/>
                                    <w:bottom w:val="none" w:sz="0" w:space="0" w:color="auto"/>
                                    <w:right w:val="none" w:sz="0" w:space="0" w:color="auto"/>
                                  </w:divBdr>
                                  <w:divsChild>
                                    <w:div w:id="1160342895">
                                      <w:marLeft w:val="0"/>
                                      <w:marRight w:val="0"/>
                                      <w:marTop w:val="0"/>
                                      <w:marBottom w:val="0"/>
                                      <w:divBdr>
                                        <w:top w:val="none" w:sz="0" w:space="0" w:color="auto"/>
                                        <w:left w:val="none" w:sz="0" w:space="0" w:color="auto"/>
                                        <w:bottom w:val="none" w:sz="0" w:space="0" w:color="auto"/>
                                        <w:right w:val="none" w:sz="0" w:space="0" w:color="auto"/>
                                      </w:divBdr>
                                      <w:divsChild>
                                        <w:div w:id="1574508134">
                                          <w:marLeft w:val="0"/>
                                          <w:marRight w:val="0"/>
                                          <w:marTop w:val="0"/>
                                          <w:marBottom w:val="0"/>
                                          <w:divBdr>
                                            <w:top w:val="none" w:sz="0" w:space="0" w:color="auto"/>
                                            <w:left w:val="none" w:sz="0" w:space="0" w:color="auto"/>
                                            <w:bottom w:val="none" w:sz="0" w:space="0" w:color="auto"/>
                                            <w:right w:val="none" w:sz="0" w:space="0" w:color="auto"/>
                                          </w:divBdr>
                                          <w:divsChild>
                                            <w:div w:id="1251886988">
                                              <w:marLeft w:val="0"/>
                                              <w:marRight w:val="0"/>
                                              <w:marTop w:val="0"/>
                                              <w:marBottom w:val="0"/>
                                              <w:divBdr>
                                                <w:top w:val="none" w:sz="0" w:space="0" w:color="auto"/>
                                                <w:left w:val="none" w:sz="0" w:space="0" w:color="auto"/>
                                                <w:bottom w:val="none" w:sz="0" w:space="0" w:color="auto"/>
                                                <w:right w:val="none" w:sz="0" w:space="0" w:color="auto"/>
                                              </w:divBdr>
                                              <w:divsChild>
                                                <w:div w:id="361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750178">
                              <w:marLeft w:val="0"/>
                              <w:marRight w:val="0"/>
                              <w:marTop w:val="0"/>
                              <w:marBottom w:val="0"/>
                              <w:divBdr>
                                <w:top w:val="none" w:sz="0" w:space="0" w:color="auto"/>
                                <w:left w:val="none" w:sz="0" w:space="0" w:color="auto"/>
                                <w:bottom w:val="none" w:sz="0" w:space="0" w:color="auto"/>
                                <w:right w:val="none" w:sz="0" w:space="0" w:color="auto"/>
                              </w:divBdr>
                              <w:divsChild>
                                <w:div w:id="1891577153">
                                  <w:marLeft w:val="0"/>
                                  <w:marRight w:val="0"/>
                                  <w:marTop w:val="0"/>
                                  <w:marBottom w:val="0"/>
                                  <w:divBdr>
                                    <w:top w:val="none" w:sz="0" w:space="0" w:color="auto"/>
                                    <w:left w:val="none" w:sz="0" w:space="0" w:color="auto"/>
                                    <w:bottom w:val="none" w:sz="0" w:space="0" w:color="auto"/>
                                    <w:right w:val="none" w:sz="0" w:space="0" w:color="auto"/>
                                  </w:divBdr>
                                  <w:divsChild>
                                    <w:div w:id="1149202735">
                                      <w:marLeft w:val="0"/>
                                      <w:marRight w:val="0"/>
                                      <w:marTop w:val="0"/>
                                      <w:marBottom w:val="0"/>
                                      <w:divBdr>
                                        <w:top w:val="none" w:sz="0" w:space="0" w:color="auto"/>
                                        <w:left w:val="none" w:sz="0" w:space="0" w:color="auto"/>
                                        <w:bottom w:val="none" w:sz="0" w:space="0" w:color="auto"/>
                                        <w:right w:val="none" w:sz="0" w:space="0" w:color="auto"/>
                                      </w:divBdr>
                                    </w:div>
                                    <w:div w:id="922375157">
                                      <w:marLeft w:val="0"/>
                                      <w:marRight w:val="0"/>
                                      <w:marTop w:val="0"/>
                                      <w:marBottom w:val="0"/>
                                      <w:divBdr>
                                        <w:top w:val="none" w:sz="0" w:space="0" w:color="auto"/>
                                        <w:left w:val="none" w:sz="0" w:space="0" w:color="auto"/>
                                        <w:bottom w:val="none" w:sz="0" w:space="0" w:color="auto"/>
                                        <w:right w:val="none" w:sz="0" w:space="0" w:color="auto"/>
                                      </w:divBdr>
                                    </w:div>
                                  </w:divsChild>
                                </w:div>
                                <w:div w:id="1690256286">
                                  <w:marLeft w:val="0"/>
                                  <w:marRight w:val="0"/>
                                  <w:marTop w:val="0"/>
                                  <w:marBottom w:val="0"/>
                                  <w:divBdr>
                                    <w:top w:val="none" w:sz="0" w:space="0" w:color="auto"/>
                                    <w:left w:val="none" w:sz="0" w:space="0" w:color="auto"/>
                                    <w:bottom w:val="none" w:sz="0" w:space="0" w:color="auto"/>
                                    <w:right w:val="none" w:sz="0" w:space="0" w:color="auto"/>
                                  </w:divBdr>
                                  <w:divsChild>
                                    <w:div w:id="784155679">
                                      <w:marLeft w:val="0"/>
                                      <w:marRight w:val="0"/>
                                      <w:marTop w:val="0"/>
                                      <w:marBottom w:val="0"/>
                                      <w:divBdr>
                                        <w:top w:val="none" w:sz="0" w:space="0" w:color="auto"/>
                                        <w:left w:val="none" w:sz="0" w:space="0" w:color="auto"/>
                                        <w:bottom w:val="none" w:sz="0" w:space="0" w:color="auto"/>
                                        <w:right w:val="none" w:sz="0" w:space="0" w:color="auto"/>
                                      </w:divBdr>
                                    </w:div>
                                    <w:div w:id="1742362182">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sChild>
            </w:div>
          </w:divsChild>
        </w:div>
        <w:div w:id="2029941717">
          <w:marLeft w:val="0"/>
          <w:marRight w:val="0"/>
          <w:marTop w:val="0"/>
          <w:marBottom w:val="150"/>
          <w:divBdr>
            <w:top w:val="single" w:sz="6" w:space="0" w:color="9F9F9F"/>
            <w:left w:val="single" w:sz="6" w:space="0" w:color="9F9F9F"/>
            <w:bottom w:val="single" w:sz="6" w:space="0" w:color="9F9F9F"/>
            <w:right w:val="single" w:sz="6" w:space="0" w:color="9F9F9F"/>
          </w:divBdr>
        </w:div>
        <w:div w:id="967737166">
          <w:marLeft w:val="0"/>
          <w:marRight w:val="0"/>
          <w:marTop w:val="150"/>
          <w:marBottom w:val="150"/>
          <w:divBdr>
            <w:top w:val="none" w:sz="0" w:space="0" w:color="auto"/>
            <w:left w:val="none" w:sz="0" w:space="0" w:color="auto"/>
            <w:bottom w:val="none" w:sz="0" w:space="0" w:color="auto"/>
            <w:right w:val="none" w:sz="0" w:space="0" w:color="auto"/>
          </w:divBdr>
          <w:divsChild>
            <w:div w:id="960041209">
              <w:marLeft w:val="0"/>
              <w:marRight w:val="0"/>
              <w:marTop w:val="0"/>
              <w:marBottom w:val="0"/>
              <w:divBdr>
                <w:top w:val="none" w:sz="0" w:space="0" w:color="auto"/>
                <w:left w:val="none" w:sz="0" w:space="0" w:color="auto"/>
                <w:bottom w:val="none" w:sz="0" w:space="0" w:color="auto"/>
                <w:right w:val="none" w:sz="0" w:space="0" w:color="auto"/>
              </w:divBdr>
              <w:divsChild>
                <w:div w:id="1133714052">
                  <w:marLeft w:val="0"/>
                  <w:marRight w:val="0"/>
                  <w:marTop w:val="0"/>
                  <w:marBottom w:val="0"/>
                  <w:divBdr>
                    <w:top w:val="none" w:sz="0" w:space="0" w:color="auto"/>
                    <w:left w:val="none" w:sz="0" w:space="0" w:color="auto"/>
                    <w:bottom w:val="none" w:sz="0" w:space="0" w:color="auto"/>
                    <w:right w:val="none" w:sz="0" w:space="0" w:color="auto"/>
                  </w:divBdr>
                  <w:divsChild>
                    <w:div w:id="2046102243">
                      <w:marLeft w:val="0"/>
                      <w:marRight w:val="0"/>
                      <w:marTop w:val="0"/>
                      <w:marBottom w:val="0"/>
                      <w:divBdr>
                        <w:top w:val="none" w:sz="0" w:space="0" w:color="auto"/>
                        <w:left w:val="none" w:sz="0" w:space="0" w:color="auto"/>
                        <w:bottom w:val="none" w:sz="0" w:space="0" w:color="auto"/>
                        <w:right w:val="none" w:sz="0" w:space="0" w:color="auto"/>
                      </w:divBdr>
                      <w:divsChild>
                        <w:div w:id="739521152">
                          <w:marLeft w:val="0"/>
                          <w:marRight w:val="0"/>
                          <w:marTop w:val="300"/>
                          <w:marBottom w:val="300"/>
                          <w:divBdr>
                            <w:top w:val="single" w:sz="2" w:space="0" w:color="4E4E4E"/>
                            <w:left w:val="single" w:sz="2" w:space="0" w:color="4E4E4E"/>
                            <w:bottom w:val="single" w:sz="2" w:space="0" w:color="4E4E4E"/>
                            <w:right w:val="single" w:sz="2" w:space="0" w:color="4E4E4E"/>
                          </w:divBdr>
                          <w:divsChild>
                            <w:div w:id="1948343926">
                              <w:marLeft w:val="0"/>
                              <w:marRight w:val="0"/>
                              <w:marTop w:val="0"/>
                              <w:marBottom w:val="0"/>
                              <w:divBdr>
                                <w:top w:val="none" w:sz="0" w:space="0" w:color="auto"/>
                                <w:left w:val="none" w:sz="0" w:space="0" w:color="auto"/>
                                <w:bottom w:val="none" w:sz="0" w:space="0" w:color="auto"/>
                                <w:right w:val="none" w:sz="0" w:space="0" w:color="auto"/>
                              </w:divBdr>
                              <w:divsChild>
                                <w:div w:id="2114202543">
                                  <w:marLeft w:val="0"/>
                                  <w:marRight w:val="0"/>
                                  <w:marTop w:val="0"/>
                                  <w:marBottom w:val="0"/>
                                  <w:divBdr>
                                    <w:top w:val="none" w:sz="0" w:space="0" w:color="auto"/>
                                    <w:left w:val="none" w:sz="0" w:space="0" w:color="auto"/>
                                    <w:bottom w:val="none" w:sz="0" w:space="0" w:color="auto"/>
                                    <w:right w:val="none" w:sz="0" w:space="0" w:color="auto"/>
                                  </w:divBdr>
                                  <w:divsChild>
                                    <w:div w:id="94255465">
                                      <w:marLeft w:val="0"/>
                                      <w:marRight w:val="0"/>
                                      <w:marTop w:val="0"/>
                                      <w:marBottom w:val="0"/>
                                      <w:divBdr>
                                        <w:top w:val="none" w:sz="0" w:space="0" w:color="auto"/>
                                        <w:left w:val="none" w:sz="0" w:space="0" w:color="auto"/>
                                        <w:bottom w:val="none" w:sz="0" w:space="0" w:color="auto"/>
                                        <w:right w:val="none" w:sz="0" w:space="0" w:color="auto"/>
                                      </w:divBdr>
                                      <w:divsChild>
                                        <w:div w:id="1801457975">
                                          <w:marLeft w:val="0"/>
                                          <w:marRight w:val="0"/>
                                          <w:marTop w:val="0"/>
                                          <w:marBottom w:val="0"/>
                                          <w:divBdr>
                                            <w:top w:val="none" w:sz="0" w:space="0" w:color="auto"/>
                                            <w:left w:val="none" w:sz="0" w:space="0" w:color="auto"/>
                                            <w:bottom w:val="none" w:sz="0" w:space="0" w:color="auto"/>
                                            <w:right w:val="none" w:sz="0" w:space="0" w:color="auto"/>
                                          </w:divBdr>
                                          <w:divsChild>
                                            <w:div w:id="49353515">
                                              <w:marLeft w:val="0"/>
                                              <w:marRight w:val="0"/>
                                              <w:marTop w:val="0"/>
                                              <w:marBottom w:val="0"/>
                                              <w:divBdr>
                                                <w:top w:val="none" w:sz="0" w:space="0" w:color="auto"/>
                                                <w:left w:val="none" w:sz="0" w:space="0" w:color="auto"/>
                                                <w:bottom w:val="none" w:sz="0" w:space="0" w:color="auto"/>
                                                <w:right w:val="none" w:sz="0" w:space="0" w:color="auto"/>
                                              </w:divBdr>
                                              <w:divsChild>
                                                <w:div w:id="1776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035335">
                              <w:marLeft w:val="0"/>
                              <w:marRight w:val="0"/>
                              <w:marTop w:val="0"/>
                              <w:marBottom w:val="0"/>
                              <w:divBdr>
                                <w:top w:val="none" w:sz="0" w:space="0" w:color="auto"/>
                                <w:left w:val="none" w:sz="0" w:space="0" w:color="auto"/>
                                <w:bottom w:val="none" w:sz="0" w:space="0" w:color="auto"/>
                                <w:right w:val="none" w:sz="0" w:space="0" w:color="auto"/>
                              </w:divBdr>
                              <w:divsChild>
                                <w:div w:id="273833210">
                                  <w:marLeft w:val="0"/>
                                  <w:marRight w:val="0"/>
                                  <w:marTop w:val="0"/>
                                  <w:marBottom w:val="0"/>
                                  <w:divBdr>
                                    <w:top w:val="none" w:sz="0" w:space="0" w:color="auto"/>
                                    <w:left w:val="none" w:sz="0" w:space="0" w:color="auto"/>
                                    <w:bottom w:val="none" w:sz="0" w:space="0" w:color="auto"/>
                                    <w:right w:val="none" w:sz="0" w:space="0" w:color="auto"/>
                                  </w:divBdr>
                                  <w:divsChild>
                                    <w:div w:id="1823502571">
                                      <w:marLeft w:val="0"/>
                                      <w:marRight w:val="0"/>
                                      <w:marTop w:val="0"/>
                                      <w:marBottom w:val="0"/>
                                      <w:divBdr>
                                        <w:top w:val="none" w:sz="0" w:space="0" w:color="auto"/>
                                        <w:left w:val="none" w:sz="0" w:space="0" w:color="auto"/>
                                        <w:bottom w:val="none" w:sz="0" w:space="0" w:color="auto"/>
                                        <w:right w:val="none" w:sz="0" w:space="0" w:color="auto"/>
                                      </w:divBdr>
                                    </w:div>
                                    <w:div w:id="2126729038">
                                      <w:marLeft w:val="0"/>
                                      <w:marRight w:val="0"/>
                                      <w:marTop w:val="0"/>
                                      <w:marBottom w:val="0"/>
                                      <w:divBdr>
                                        <w:top w:val="none" w:sz="0" w:space="0" w:color="auto"/>
                                        <w:left w:val="none" w:sz="0" w:space="0" w:color="auto"/>
                                        <w:bottom w:val="none" w:sz="0" w:space="0" w:color="auto"/>
                                        <w:right w:val="none" w:sz="0" w:space="0" w:color="auto"/>
                                      </w:divBdr>
                                    </w:div>
                                  </w:divsChild>
                                </w:div>
                                <w:div w:id="1166868661">
                                  <w:marLeft w:val="0"/>
                                  <w:marRight w:val="0"/>
                                  <w:marTop w:val="0"/>
                                  <w:marBottom w:val="0"/>
                                  <w:divBdr>
                                    <w:top w:val="none" w:sz="0" w:space="0" w:color="auto"/>
                                    <w:left w:val="none" w:sz="0" w:space="0" w:color="auto"/>
                                    <w:bottom w:val="none" w:sz="0" w:space="0" w:color="auto"/>
                                    <w:right w:val="none" w:sz="0" w:space="0" w:color="auto"/>
                                  </w:divBdr>
                                  <w:divsChild>
                                    <w:div w:id="1958944770">
                                      <w:marLeft w:val="0"/>
                                      <w:marRight w:val="0"/>
                                      <w:marTop w:val="0"/>
                                      <w:marBottom w:val="0"/>
                                      <w:divBdr>
                                        <w:top w:val="none" w:sz="0" w:space="0" w:color="auto"/>
                                        <w:left w:val="none" w:sz="0" w:space="0" w:color="auto"/>
                                        <w:bottom w:val="none" w:sz="0" w:space="0" w:color="auto"/>
                                        <w:right w:val="none" w:sz="0" w:space="0" w:color="auto"/>
                                      </w:divBdr>
                                    </w:div>
                                    <w:div w:id="2006979333">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sChild>
            </w:div>
          </w:divsChild>
        </w:div>
        <w:div w:id="2088073665">
          <w:marLeft w:val="0"/>
          <w:marRight w:val="0"/>
          <w:marTop w:val="0"/>
          <w:marBottom w:val="150"/>
          <w:divBdr>
            <w:top w:val="single" w:sz="6" w:space="0" w:color="9F9F9F"/>
            <w:left w:val="single" w:sz="6" w:space="0" w:color="9F9F9F"/>
            <w:bottom w:val="single" w:sz="6" w:space="0" w:color="9F9F9F"/>
            <w:right w:val="single" w:sz="6" w:space="0" w:color="9F9F9F"/>
          </w:divBdr>
        </w:div>
        <w:div w:id="89933190">
          <w:marLeft w:val="0"/>
          <w:marRight w:val="0"/>
          <w:marTop w:val="0"/>
          <w:marBottom w:val="150"/>
          <w:divBdr>
            <w:top w:val="single" w:sz="6" w:space="0" w:color="9F9F9F"/>
            <w:left w:val="single" w:sz="6" w:space="0" w:color="9F9F9F"/>
            <w:bottom w:val="single" w:sz="6" w:space="0" w:color="9F9F9F"/>
            <w:right w:val="single" w:sz="6" w:space="0" w:color="9F9F9F"/>
          </w:divBdr>
        </w:div>
        <w:div w:id="1020356100">
          <w:marLeft w:val="0"/>
          <w:marRight w:val="0"/>
          <w:marTop w:val="0"/>
          <w:marBottom w:val="150"/>
          <w:divBdr>
            <w:top w:val="single" w:sz="6" w:space="0" w:color="9F9F9F"/>
            <w:left w:val="single" w:sz="6" w:space="0" w:color="9F9F9F"/>
            <w:bottom w:val="single" w:sz="6" w:space="0" w:color="9F9F9F"/>
            <w:right w:val="single" w:sz="6" w:space="0" w:color="9F9F9F"/>
          </w:divBdr>
        </w:div>
        <w:div w:id="2000694230">
          <w:marLeft w:val="0"/>
          <w:marRight w:val="0"/>
          <w:marTop w:val="150"/>
          <w:marBottom w:val="150"/>
          <w:divBdr>
            <w:top w:val="none" w:sz="0" w:space="0" w:color="auto"/>
            <w:left w:val="none" w:sz="0" w:space="0" w:color="auto"/>
            <w:bottom w:val="none" w:sz="0" w:space="0" w:color="auto"/>
            <w:right w:val="none" w:sz="0" w:space="0" w:color="auto"/>
          </w:divBdr>
          <w:divsChild>
            <w:div w:id="1044329388">
              <w:marLeft w:val="0"/>
              <w:marRight w:val="0"/>
              <w:marTop w:val="0"/>
              <w:marBottom w:val="0"/>
              <w:divBdr>
                <w:top w:val="none" w:sz="0" w:space="0" w:color="auto"/>
                <w:left w:val="none" w:sz="0" w:space="0" w:color="auto"/>
                <w:bottom w:val="none" w:sz="0" w:space="0" w:color="auto"/>
                <w:right w:val="none" w:sz="0" w:space="0" w:color="auto"/>
              </w:divBdr>
              <w:divsChild>
                <w:div w:id="1926651559">
                  <w:marLeft w:val="0"/>
                  <w:marRight w:val="0"/>
                  <w:marTop w:val="0"/>
                  <w:marBottom w:val="0"/>
                  <w:divBdr>
                    <w:top w:val="none" w:sz="0" w:space="0" w:color="auto"/>
                    <w:left w:val="none" w:sz="0" w:space="0" w:color="auto"/>
                    <w:bottom w:val="none" w:sz="0" w:space="0" w:color="auto"/>
                    <w:right w:val="none" w:sz="0" w:space="0" w:color="auto"/>
                  </w:divBdr>
                  <w:divsChild>
                    <w:div w:id="220214625">
                      <w:marLeft w:val="0"/>
                      <w:marRight w:val="0"/>
                      <w:marTop w:val="0"/>
                      <w:marBottom w:val="0"/>
                      <w:divBdr>
                        <w:top w:val="none" w:sz="0" w:space="0" w:color="auto"/>
                        <w:left w:val="none" w:sz="0" w:space="0" w:color="auto"/>
                        <w:bottom w:val="none" w:sz="0" w:space="0" w:color="auto"/>
                        <w:right w:val="none" w:sz="0" w:space="0" w:color="auto"/>
                      </w:divBdr>
                      <w:divsChild>
                        <w:div w:id="1544439123">
                          <w:marLeft w:val="0"/>
                          <w:marRight w:val="0"/>
                          <w:marTop w:val="300"/>
                          <w:marBottom w:val="300"/>
                          <w:divBdr>
                            <w:top w:val="single" w:sz="2" w:space="0" w:color="4E4E4E"/>
                            <w:left w:val="single" w:sz="2" w:space="0" w:color="4E4E4E"/>
                            <w:bottom w:val="single" w:sz="2" w:space="0" w:color="4E4E4E"/>
                            <w:right w:val="single" w:sz="2" w:space="0" w:color="4E4E4E"/>
                          </w:divBdr>
                          <w:divsChild>
                            <w:div w:id="1440415993">
                              <w:marLeft w:val="0"/>
                              <w:marRight w:val="0"/>
                              <w:marTop w:val="0"/>
                              <w:marBottom w:val="0"/>
                              <w:divBdr>
                                <w:top w:val="none" w:sz="0" w:space="0" w:color="auto"/>
                                <w:left w:val="none" w:sz="0" w:space="0" w:color="auto"/>
                                <w:bottom w:val="none" w:sz="0" w:space="0" w:color="auto"/>
                                <w:right w:val="none" w:sz="0" w:space="0" w:color="auto"/>
                              </w:divBdr>
                              <w:divsChild>
                                <w:div w:id="1638102513">
                                  <w:marLeft w:val="0"/>
                                  <w:marRight w:val="0"/>
                                  <w:marTop w:val="0"/>
                                  <w:marBottom w:val="0"/>
                                  <w:divBdr>
                                    <w:top w:val="none" w:sz="0" w:space="0" w:color="auto"/>
                                    <w:left w:val="none" w:sz="0" w:space="0" w:color="auto"/>
                                    <w:bottom w:val="none" w:sz="0" w:space="0" w:color="auto"/>
                                    <w:right w:val="none" w:sz="0" w:space="0" w:color="auto"/>
                                  </w:divBdr>
                                  <w:divsChild>
                                    <w:div w:id="2069569194">
                                      <w:marLeft w:val="0"/>
                                      <w:marRight w:val="0"/>
                                      <w:marTop w:val="0"/>
                                      <w:marBottom w:val="0"/>
                                      <w:divBdr>
                                        <w:top w:val="none" w:sz="0" w:space="0" w:color="auto"/>
                                        <w:left w:val="none" w:sz="0" w:space="0" w:color="auto"/>
                                        <w:bottom w:val="none" w:sz="0" w:space="0" w:color="auto"/>
                                        <w:right w:val="none" w:sz="0" w:space="0" w:color="auto"/>
                                      </w:divBdr>
                                      <w:divsChild>
                                        <w:div w:id="1137408792">
                                          <w:marLeft w:val="0"/>
                                          <w:marRight w:val="0"/>
                                          <w:marTop w:val="0"/>
                                          <w:marBottom w:val="0"/>
                                          <w:divBdr>
                                            <w:top w:val="none" w:sz="0" w:space="0" w:color="auto"/>
                                            <w:left w:val="none" w:sz="0" w:space="0" w:color="auto"/>
                                            <w:bottom w:val="none" w:sz="0" w:space="0" w:color="auto"/>
                                            <w:right w:val="none" w:sz="0" w:space="0" w:color="auto"/>
                                          </w:divBdr>
                                          <w:divsChild>
                                            <w:div w:id="1038820363">
                                              <w:marLeft w:val="0"/>
                                              <w:marRight w:val="0"/>
                                              <w:marTop w:val="0"/>
                                              <w:marBottom w:val="0"/>
                                              <w:divBdr>
                                                <w:top w:val="none" w:sz="0" w:space="0" w:color="auto"/>
                                                <w:left w:val="none" w:sz="0" w:space="0" w:color="auto"/>
                                                <w:bottom w:val="none" w:sz="0" w:space="0" w:color="auto"/>
                                                <w:right w:val="none" w:sz="0" w:space="0" w:color="auto"/>
                                              </w:divBdr>
                                              <w:divsChild>
                                                <w:div w:id="2666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344182">
                              <w:marLeft w:val="0"/>
                              <w:marRight w:val="0"/>
                              <w:marTop w:val="0"/>
                              <w:marBottom w:val="0"/>
                              <w:divBdr>
                                <w:top w:val="none" w:sz="0" w:space="0" w:color="auto"/>
                                <w:left w:val="none" w:sz="0" w:space="0" w:color="auto"/>
                                <w:bottom w:val="none" w:sz="0" w:space="0" w:color="auto"/>
                                <w:right w:val="none" w:sz="0" w:space="0" w:color="auto"/>
                              </w:divBdr>
                              <w:divsChild>
                                <w:div w:id="1739474835">
                                  <w:marLeft w:val="0"/>
                                  <w:marRight w:val="0"/>
                                  <w:marTop w:val="0"/>
                                  <w:marBottom w:val="0"/>
                                  <w:divBdr>
                                    <w:top w:val="none" w:sz="0" w:space="0" w:color="auto"/>
                                    <w:left w:val="none" w:sz="0" w:space="0" w:color="auto"/>
                                    <w:bottom w:val="none" w:sz="0" w:space="0" w:color="auto"/>
                                    <w:right w:val="none" w:sz="0" w:space="0" w:color="auto"/>
                                  </w:divBdr>
                                  <w:divsChild>
                                    <w:div w:id="1757432408">
                                      <w:marLeft w:val="0"/>
                                      <w:marRight w:val="0"/>
                                      <w:marTop w:val="0"/>
                                      <w:marBottom w:val="0"/>
                                      <w:divBdr>
                                        <w:top w:val="none" w:sz="0" w:space="0" w:color="auto"/>
                                        <w:left w:val="none" w:sz="0" w:space="0" w:color="auto"/>
                                        <w:bottom w:val="none" w:sz="0" w:space="0" w:color="auto"/>
                                        <w:right w:val="none" w:sz="0" w:space="0" w:color="auto"/>
                                      </w:divBdr>
                                    </w:div>
                                    <w:div w:id="1097285429">
                                      <w:marLeft w:val="0"/>
                                      <w:marRight w:val="0"/>
                                      <w:marTop w:val="0"/>
                                      <w:marBottom w:val="0"/>
                                      <w:divBdr>
                                        <w:top w:val="none" w:sz="0" w:space="0" w:color="auto"/>
                                        <w:left w:val="none" w:sz="0" w:space="0" w:color="auto"/>
                                        <w:bottom w:val="none" w:sz="0" w:space="0" w:color="auto"/>
                                        <w:right w:val="none" w:sz="0" w:space="0" w:color="auto"/>
                                      </w:divBdr>
                                    </w:div>
                                  </w:divsChild>
                                </w:div>
                                <w:div w:id="2076734735">
                                  <w:marLeft w:val="0"/>
                                  <w:marRight w:val="0"/>
                                  <w:marTop w:val="0"/>
                                  <w:marBottom w:val="0"/>
                                  <w:divBdr>
                                    <w:top w:val="none" w:sz="0" w:space="0" w:color="auto"/>
                                    <w:left w:val="none" w:sz="0" w:space="0" w:color="auto"/>
                                    <w:bottom w:val="none" w:sz="0" w:space="0" w:color="auto"/>
                                    <w:right w:val="none" w:sz="0" w:space="0" w:color="auto"/>
                                  </w:divBdr>
                                  <w:divsChild>
                                    <w:div w:id="1786149578">
                                      <w:marLeft w:val="0"/>
                                      <w:marRight w:val="0"/>
                                      <w:marTop w:val="0"/>
                                      <w:marBottom w:val="0"/>
                                      <w:divBdr>
                                        <w:top w:val="none" w:sz="0" w:space="0" w:color="auto"/>
                                        <w:left w:val="none" w:sz="0" w:space="0" w:color="auto"/>
                                        <w:bottom w:val="none" w:sz="0" w:space="0" w:color="auto"/>
                                        <w:right w:val="none" w:sz="0" w:space="0" w:color="auto"/>
                                      </w:divBdr>
                                    </w:div>
                                    <w:div w:id="1242833152">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sChild>
            </w:div>
          </w:divsChild>
        </w:div>
        <w:div w:id="933710386">
          <w:marLeft w:val="0"/>
          <w:marRight w:val="0"/>
          <w:marTop w:val="0"/>
          <w:marBottom w:val="150"/>
          <w:divBdr>
            <w:top w:val="single" w:sz="6" w:space="0" w:color="9F9F9F"/>
            <w:left w:val="single" w:sz="6" w:space="0" w:color="9F9F9F"/>
            <w:bottom w:val="single" w:sz="6" w:space="0" w:color="9F9F9F"/>
            <w:right w:val="single" w:sz="6" w:space="0" w:color="9F9F9F"/>
          </w:divBdr>
        </w:div>
        <w:div w:id="710114879">
          <w:marLeft w:val="0"/>
          <w:marRight w:val="0"/>
          <w:marTop w:val="150"/>
          <w:marBottom w:val="150"/>
          <w:divBdr>
            <w:top w:val="none" w:sz="0" w:space="0" w:color="auto"/>
            <w:left w:val="none" w:sz="0" w:space="0" w:color="auto"/>
            <w:bottom w:val="none" w:sz="0" w:space="0" w:color="auto"/>
            <w:right w:val="none" w:sz="0" w:space="0" w:color="auto"/>
          </w:divBdr>
          <w:divsChild>
            <w:div w:id="2132740908">
              <w:marLeft w:val="0"/>
              <w:marRight w:val="0"/>
              <w:marTop w:val="0"/>
              <w:marBottom w:val="0"/>
              <w:divBdr>
                <w:top w:val="none" w:sz="0" w:space="0" w:color="auto"/>
                <w:left w:val="none" w:sz="0" w:space="0" w:color="auto"/>
                <w:bottom w:val="none" w:sz="0" w:space="0" w:color="auto"/>
                <w:right w:val="none" w:sz="0" w:space="0" w:color="auto"/>
              </w:divBdr>
              <w:divsChild>
                <w:div w:id="536356513">
                  <w:marLeft w:val="0"/>
                  <w:marRight w:val="0"/>
                  <w:marTop w:val="0"/>
                  <w:marBottom w:val="0"/>
                  <w:divBdr>
                    <w:top w:val="none" w:sz="0" w:space="0" w:color="auto"/>
                    <w:left w:val="none" w:sz="0" w:space="0" w:color="auto"/>
                    <w:bottom w:val="none" w:sz="0" w:space="0" w:color="auto"/>
                    <w:right w:val="none" w:sz="0" w:space="0" w:color="auto"/>
                  </w:divBdr>
                  <w:divsChild>
                    <w:div w:id="686105733">
                      <w:marLeft w:val="0"/>
                      <w:marRight w:val="0"/>
                      <w:marTop w:val="0"/>
                      <w:marBottom w:val="0"/>
                      <w:divBdr>
                        <w:top w:val="none" w:sz="0" w:space="0" w:color="auto"/>
                        <w:left w:val="none" w:sz="0" w:space="0" w:color="auto"/>
                        <w:bottom w:val="none" w:sz="0" w:space="0" w:color="auto"/>
                        <w:right w:val="none" w:sz="0" w:space="0" w:color="auto"/>
                      </w:divBdr>
                      <w:divsChild>
                        <w:div w:id="1528717300">
                          <w:marLeft w:val="0"/>
                          <w:marRight w:val="0"/>
                          <w:marTop w:val="300"/>
                          <w:marBottom w:val="300"/>
                          <w:divBdr>
                            <w:top w:val="single" w:sz="2" w:space="0" w:color="4E4E4E"/>
                            <w:left w:val="single" w:sz="2" w:space="0" w:color="4E4E4E"/>
                            <w:bottom w:val="single" w:sz="2" w:space="0" w:color="4E4E4E"/>
                            <w:right w:val="single" w:sz="2" w:space="0" w:color="4E4E4E"/>
                          </w:divBdr>
                          <w:divsChild>
                            <w:div w:id="1616597296">
                              <w:marLeft w:val="0"/>
                              <w:marRight w:val="0"/>
                              <w:marTop w:val="0"/>
                              <w:marBottom w:val="0"/>
                              <w:divBdr>
                                <w:top w:val="none" w:sz="0" w:space="0" w:color="auto"/>
                                <w:left w:val="none" w:sz="0" w:space="0" w:color="auto"/>
                                <w:bottom w:val="none" w:sz="0" w:space="0" w:color="auto"/>
                                <w:right w:val="none" w:sz="0" w:space="0" w:color="auto"/>
                              </w:divBdr>
                              <w:divsChild>
                                <w:div w:id="749619611">
                                  <w:marLeft w:val="0"/>
                                  <w:marRight w:val="0"/>
                                  <w:marTop w:val="0"/>
                                  <w:marBottom w:val="0"/>
                                  <w:divBdr>
                                    <w:top w:val="none" w:sz="0" w:space="0" w:color="auto"/>
                                    <w:left w:val="none" w:sz="0" w:space="0" w:color="auto"/>
                                    <w:bottom w:val="none" w:sz="0" w:space="0" w:color="auto"/>
                                    <w:right w:val="none" w:sz="0" w:space="0" w:color="auto"/>
                                  </w:divBdr>
                                  <w:divsChild>
                                    <w:div w:id="1742287700">
                                      <w:marLeft w:val="0"/>
                                      <w:marRight w:val="0"/>
                                      <w:marTop w:val="0"/>
                                      <w:marBottom w:val="0"/>
                                      <w:divBdr>
                                        <w:top w:val="none" w:sz="0" w:space="0" w:color="auto"/>
                                        <w:left w:val="none" w:sz="0" w:space="0" w:color="auto"/>
                                        <w:bottom w:val="none" w:sz="0" w:space="0" w:color="auto"/>
                                        <w:right w:val="none" w:sz="0" w:space="0" w:color="auto"/>
                                      </w:divBdr>
                                      <w:divsChild>
                                        <w:div w:id="1942377027">
                                          <w:marLeft w:val="0"/>
                                          <w:marRight w:val="0"/>
                                          <w:marTop w:val="0"/>
                                          <w:marBottom w:val="0"/>
                                          <w:divBdr>
                                            <w:top w:val="none" w:sz="0" w:space="0" w:color="auto"/>
                                            <w:left w:val="none" w:sz="0" w:space="0" w:color="auto"/>
                                            <w:bottom w:val="none" w:sz="0" w:space="0" w:color="auto"/>
                                            <w:right w:val="none" w:sz="0" w:space="0" w:color="auto"/>
                                          </w:divBdr>
                                          <w:divsChild>
                                            <w:div w:id="1476097899">
                                              <w:marLeft w:val="0"/>
                                              <w:marRight w:val="0"/>
                                              <w:marTop w:val="0"/>
                                              <w:marBottom w:val="0"/>
                                              <w:divBdr>
                                                <w:top w:val="none" w:sz="0" w:space="0" w:color="auto"/>
                                                <w:left w:val="none" w:sz="0" w:space="0" w:color="auto"/>
                                                <w:bottom w:val="none" w:sz="0" w:space="0" w:color="auto"/>
                                                <w:right w:val="none" w:sz="0" w:space="0" w:color="auto"/>
                                              </w:divBdr>
                                              <w:divsChild>
                                                <w:div w:id="12853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487911">
                              <w:marLeft w:val="0"/>
                              <w:marRight w:val="0"/>
                              <w:marTop w:val="0"/>
                              <w:marBottom w:val="0"/>
                              <w:divBdr>
                                <w:top w:val="none" w:sz="0" w:space="0" w:color="auto"/>
                                <w:left w:val="none" w:sz="0" w:space="0" w:color="auto"/>
                                <w:bottom w:val="none" w:sz="0" w:space="0" w:color="auto"/>
                                <w:right w:val="none" w:sz="0" w:space="0" w:color="auto"/>
                              </w:divBdr>
                              <w:divsChild>
                                <w:div w:id="883835866">
                                  <w:marLeft w:val="0"/>
                                  <w:marRight w:val="0"/>
                                  <w:marTop w:val="0"/>
                                  <w:marBottom w:val="0"/>
                                  <w:divBdr>
                                    <w:top w:val="none" w:sz="0" w:space="0" w:color="auto"/>
                                    <w:left w:val="none" w:sz="0" w:space="0" w:color="auto"/>
                                    <w:bottom w:val="none" w:sz="0" w:space="0" w:color="auto"/>
                                    <w:right w:val="none" w:sz="0" w:space="0" w:color="auto"/>
                                  </w:divBdr>
                                  <w:divsChild>
                                    <w:div w:id="1229609452">
                                      <w:marLeft w:val="0"/>
                                      <w:marRight w:val="0"/>
                                      <w:marTop w:val="0"/>
                                      <w:marBottom w:val="0"/>
                                      <w:divBdr>
                                        <w:top w:val="none" w:sz="0" w:space="0" w:color="auto"/>
                                        <w:left w:val="none" w:sz="0" w:space="0" w:color="auto"/>
                                        <w:bottom w:val="none" w:sz="0" w:space="0" w:color="auto"/>
                                        <w:right w:val="none" w:sz="0" w:space="0" w:color="auto"/>
                                      </w:divBdr>
                                    </w:div>
                                    <w:div w:id="1715276905">
                                      <w:marLeft w:val="0"/>
                                      <w:marRight w:val="0"/>
                                      <w:marTop w:val="0"/>
                                      <w:marBottom w:val="0"/>
                                      <w:divBdr>
                                        <w:top w:val="none" w:sz="0" w:space="0" w:color="auto"/>
                                        <w:left w:val="none" w:sz="0" w:space="0" w:color="auto"/>
                                        <w:bottom w:val="none" w:sz="0" w:space="0" w:color="auto"/>
                                        <w:right w:val="none" w:sz="0" w:space="0" w:color="auto"/>
                                      </w:divBdr>
                                    </w:div>
                                  </w:divsChild>
                                </w:div>
                                <w:div w:id="128866260">
                                  <w:marLeft w:val="0"/>
                                  <w:marRight w:val="0"/>
                                  <w:marTop w:val="0"/>
                                  <w:marBottom w:val="0"/>
                                  <w:divBdr>
                                    <w:top w:val="none" w:sz="0" w:space="0" w:color="auto"/>
                                    <w:left w:val="none" w:sz="0" w:space="0" w:color="auto"/>
                                    <w:bottom w:val="none" w:sz="0" w:space="0" w:color="auto"/>
                                    <w:right w:val="none" w:sz="0" w:space="0" w:color="auto"/>
                                  </w:divBdr>
                                  <w:divsChild>
                                    <w:div w:id="653802248">
                                      <w:marLeft w:val="0"/>
                                      <w:marRight w:val="0"/>
                                      <w:marTop w:val="0"/>
                                      <w:marBottom w:val="0"/>
                                      <w:divBdr>
                                        <w:top w:val="none" w:sz="0" w:space="0" w:color="auto"/>
                                        <w:left w:val="none" w:sz="0" w:space="0" w:color="auto"/>
                                        <w:bottom w:val="none" w:sz="0" w:space="0" w:color="auto"/>
                                        <w:right w:val="none" w:sz="0" w:space="0" w:color="auto"/>
                                      </w:divBdr>
                                    </w:div>
                                    <w:div w:id="1225990503">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sChild>
            </w:div>
          </w:divsChild>
        </w:div>
        <w:div w:id="540826762">
          <w:marLeft w:val="0"/>
          <w:marRight w:val="0"/>
          <w:marTop w:val="150"/>
          <w:marBottom w:val="150"/>
          <w:divBdr>
            <w:top w:val="none" w:sz="0" w:space="0" w:color="auto"/>
            <w:left w:val="none" w:sz="0" w:space="0" w:color="auto"/>
            <w:bottom w:val="none" w:sz="0" w:space="0" w:color="auto"/>
            <w:right w:val="none" w:sz="0" w:space="0" w:color="auto"/>
          </w:divBdr>
          <w:divsChild>
            <w:div w:id="590314532">
              <w:marLeft w:val="0"/>
              <w:marRight w:val="0"/>
              <w:marTop w:val="0"/>
              <w:marBottom w:val="0"/>
              <w:divBdr>
                <w:top w:val="none" w:sz="0" w:space="0" w:color="auto"/>
                <w:left w:val="none" w:sz="0" w:space="0" w:color="auto"/>
                <w:bottom w:val="none" w:sz="0" w:space="0" w:color="auto"/>
                <w:right w:val="none" w:sz="0" w:space="0" w:color="auto"/>
              </w:divBdr>
              <w:divsChild>
                <w:div w:id="1506631317">
                  <w:marLeft w:val="0"/>
                  <w:marRight w:val="0"/>
                  <w:marTop w:val="0"/>
                  <w:marBottom w:val="0"/>
                  <w:divBdr>
                    <w:top w:val="none" w:sz="0" w:space="0" w:color="auto"/>
                    <w:left w:val="none" w:sz="0" w:space="0" w:color="auto"/>
                    <w:bottom w:val="none" w:sz="0" w:space="0" w:color="auto"/>
                    <w:right w:val="none" w:sz="0" w:space="0" w:color="auto"/>
                  </w:divBdr>
                  <w:divsChild>
                    <w:div w:id="13776659">
                      <w:marLeft w:val="0"/>
                      <w:marRight w:val="0"/>
                      <w:marTop w:val="0"/>
                      <w:marBottom w:val="0"/>
                      <w:divBdr>
                        <w:top w:val="none" w:sz="0" w:space="0" w:color="auto"/>
                        <w:left w:val="none" w:sz="0" w:space="0" w:color="auto"/>
                        <w:bottom w:val="none" w:sz="0" w:space="0" w:color="auto"/>
                        <w:right w:val="none" w:sz="0" w:space="0" w:color="auto"/>
                      </w:divBdr>
                      <w:divsChild>
                        <w:div w:id="1443839043">
                          <w:marLeft w:val="0"/>
                          <w:marRight w:val="0"/>
                          <w:marTop w:val="300"/>
                          <w:marBottom w:val="300"/>
                          <w:divBdr>
                            <w:top w:val="single" w:sz="2" w:space="0" w:color="4E4E4E"/>
                            <w:left w:val="single" w:sz="2" w:space="0" w:color="4E4E4E"/>
                            <w:bottom w:val="single" w:sz="2" w:space="0" w:color="4E4E4E"/>
                            <w:right w:val="single" w:sz="2" w:space="0" w:color="4E4E4E"/>
                          </w:divBdr>
                          <w:divsChild>
                            <w:div w:id="1025209056">
                              <w:marLeft w:val="0"/>
                              <w:marRight w:val="0"/>
                              <w:marTop w:val="0"/>
                              <w:marBottom w:val="0"/>
                              <w:divBdr>
                                <w:top w:val="none" w:sz="0" w:space="0" w:color="auto"/>
                                <w:left w:val="none" w:sz="0" w:space="0" w:color="auto"/>
                                <w:bottom w:val="none" w:sz="0" w:space="0" w:color="auto"/>
                                <w:right w:val="none" w:sz="0" w:space="0" w:color="auto"/>
                              </w:divBdr>
                              <w:divsChild>
                                <w:div w:id="1174999443">
                                  <w:marLeft w:val="0"/>
                                  <w:marRight w:val="0"/>
                                  <w:marTop w:val="0"/>
                                  <w:marBottom w:val="0"/>
                                  <w:divBdr>
                                    <w:top w:val="none" w:sz="0" w:space="0" w:color="auto"/>
                                    <w:left w:val="none" w:sz="0" w:space="0" w:color="auto"/>
                                    <w:bottom w:val="none" w:sz="0" w:space="0" w:color="auto"/>
                                    <w:right w:val="none" w:sz="0" w:space="0" w:color="auto"/>
                                  </w:divBdr>
                                  <w:divsChild>
                                    <w:div w:id="207618587">
                                      <w:marLeft w:val="0"/>
                                      <w:marRight w:val="0"/>
                                      <w:marTop w:val="0"/>
                                      <w:marBottom w:val="0"/>
                                      <w:divBdr>
                                        <w:top w:val="none" w:sz="0" w:space="0" w:color="auto"/>
                                        <w:left w:val="none" w:sz="0" w:space="0" w:color="auto"/>
                                        <w:bottom w:val="none" w:sz="0" w:space="0" w:color="auto"/>
                                        <w:right w:val="none" w:sz="0" w:space="0" w:color="auto"/>
                                      </w:divBdr>
                                      <w:divsChild>
                                        <w:div w:id="6257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0551">
                              <w:marLeft w:val="0"/>
                              <w:marRight w:val="0"/>
                              <w:marTop w:val="0"/>
                              <w:marBottom w:val="0"/>
                              <w:divBdr>
                                <w:top w:val="none" w:sz="0" w:space="0" w:color="auto"/>
                                <w:left w:val="none" w:sz="0" w:space="0" w:color="auto"/>
                                <w:bottom w:val="none" w:sz="0" w:space="0" w:color="auto"/>
                                <w:right w:val="none" w:sz="0" w:space="0" w:color="auto"/>
                              </w:divBdr>
                              <w:divsChild>
                                <w:div w:id="943463219">
                                  <w:marLeft w:val="0"/>
                                  <w:marRight w:val="0"/>
                                  <w:marTop w:val="0"/>
                                  <w:marBottom w:val="0"/>
                                  <w:divBdr>
                                    <w:top w:val="none" w:sz="0" w:space="0" w:color="auto"/>
                                    <w:left w:val="none" w:sz="0" w:space="0" w:color="auto"/>
                                    <w:bottom w:val="none" w:sz="0" w:space="0" w:color="auto"/>
                                    <w:right w:val="none" w:sz="0" w:space="0" w:color="auto"/>
                                  </w:divBdr>
                                  <w:divsChild>
                                    <w:div w:id="400368079">
                                      <w:marLeft w:val="0"/>
                                      <w:marRight w:val="0"/>
                                      <w:marTop w:val="0"/>
                                      <w:marBottom w:val="0"/>
                                      <w:divBdr>
                                        <w:top w:val="none" w:sz="0" w:space="0" w:color="auto"/>
                                        <w:left w:val="none" w:sz="0" w:space="0" w:color="auto"/>
                                        <w:bottom w:val="none" w:sz="0" w:space="0" w:color="auto"/>
                                        <w:right w:val="none" w:sz="0" w:space="0" w:color="auto"/>
                                      </w:divBdr>
                                    </w:div>
                                    <w:div w:id="227347642">
                                      <w:marLeft w:val="0"/>
                                      <w:marRight w:val="0"/>
                                      <w:marTop w:val="0"/>
                                      <w:marBottom w:val="0"/>
                                      <w:divBdr>
                                        <w:top w:val="none" w:sz="0" w:space="0" w:color="auto"/>
                                        <w:left w:val="none" w:sz="0" w:space="0" w:color="auto"/>
                                        <w:bottom w:val="none" w:sz="0" w:space="0" w:color="auto"/>
                                        <w:right w:val="none" w:sz="0" w:space="0" w:color="auto"/>
                                      </w:divBdr>
                                    </w:div>
                                  </w:divsChild>
                                </w:div>
                                <w:div w:id="108622539">
                                  <w:marLeft w:val="0"/>
                                  <w:marRight w:val="0"/>
                                  <w:marTop w:val="0"/>
                                  <w:marBottom w:val="0"/>
                                  <w:divBdr>
                                    <w:top w:val="none" w:sz="0" w:space="0" w:color="auto"/>
                                    <w:left w:val="none" w:sz="0" w:space="0" w:color="auto"/>
                                    <w:bottom w:val="none" w:sz="0" w:space="0" w:color="auto"/>
                                    <w:right w:val="none" w:sz="0" w:space="0" w:color="auto"/>
                                  </w:divBdr>
                                  <w:divsChild>
                                    <w:div w:id="148058189">
                                      <w:marLeft w:val="0"/>
                                      <w:marRight w:val="0"/>
                                      <w:marTop w:val="0"/>
                                      <w:marBottom w:val="0"/>
                                      <w:divBdr>
                                        <w:top w:val="none" w:sz="0" w:space="0" w:color="auto"/>
                                        <w:left w:val="none" w:sz="0" w:space="0" w:color="auto"/>
                                        <w:bottom w:val="none" w:sz="0" w:space="0" w:color="auto"/>
                                        <w:right w:val="none" w:sz="0" w:space="0" w:color="auto"/>
                                      </w:divBdr>
                                    </w:div>
                                    <w:div w:id="173959222">
                                      <w:marLeft w:val="0"/>
                                      <w:marRight w:val="0"/>
                                      <w:marTop w:val="0"/>
                                      <w:marBottom w:val="0"/>
                                      <w:divBdr>
                                        <w:top w:val="single" w:sz="12" w:space="8" w:color="75D7B9"/>
                                        <w:left w:val="single" w:sz="12" w:space="19" w:color="75D7B9"/>
                                        <w:bottom w:val="single" w:sz="12" w:space="8" w:color="75D7B9"/>
                                        <w:right w:val="single" w:sz="12" w:space="19" w:color="75D7B9"/>
                                      </w:divBdr>
                                    </w:div>
                                  </w:divsChild>
                                </w:div>
                              </w:divsChild>
                            </w:div>
                          </w:divsChild>
                        </w:div>
                      </w:divsChild>
                    </w:div>
                  </w:divsChild>
                </w:div>
              </w:divsChild>
            </w:div>
          </w:divsChild>
        </w:div>
        <w:div w:id="930510940">
          <w:marLeft w:val="0"/>
          <w:marRight w:val="0"/>
          <w:marTop w:val="0"/>
          <w:marBottom w:val="150"/>
          <w:divBdr>
            <w:top w:val="single" w:sz="6" w:space="0" w:color="9F9F9F"/>
            <w:left w:val="single" w:sz="6" w:space="0" w:color="9F9F9F"/>
            <w:bottom w:val="single" w:sz="6" w:space="0" w:color="9F9F9F"/>
            <w:right w:val="single" w:sz="6" w:space="0" w:color="9F9F9F"/>
          </w:divBdr>
        </w:div>
        <w:div w:id="531723147">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977540387">
      <w:bodyDiv w:val="1"/>
      <w:marLeft w:val="0"/>
      <w:marRight w:val="0"/>
      <w:marTop w:val="0"/>
      <w:marBottom w:val="0"/>
      <w:divBdr>
        <w:top w:val="none" w:sz="0" w:space="0" w:color="auto"/>
        <w:left w:val="none" w:sz="0" w:space="0" w:color="auto"/>
        <w:bottom w:val="none" w:sz="0" w:space="0" w:color="auto"/>
        <w:right w:val="none" w:sz="0" w:space="0" w:color="auto"/>
      </w:divBdr>
      <w:divsChild>
        <w:div w:id="2011329415">
          <w:marLeft w:val="0"/>
          <w:marRight w:val="0"/>
          <w:marTop w:val="0"/>
          <w:marBottom w:val="450"/>
          <w:divBdr>
            <w:top w:val="none" w:sz="0" w:space="0" w:color="auto"/>
            <w:left w:val="none" w:sz="0" w:space="0" w:color="auto"/>
            <w:bottom w:val="none" w:sz="0" w:space="0" w:color="auto"/>
            <w:right w:val="none" w:sz="0" w:space="0" w:color="auto"/>
          </w:divBdr>
          <w:divsChild>
            <w:div w:id="598295416">
              <w:marLeft w:val="0"/>
              <w:marRight w:val="0"/>
              <w:marTop w:val="180"/>
              <w:marBottom w:val="0"/>
              <w:divBdr>
                <w:top w:val="none" w:sz="0" w:space="0" w:color="auto"/>
                <w:left w:val="none" w:sz="0" w:space="0" w:color="auto"/>
                <w:bottom w:val="none" w:sz="0" w:space="0" w:color="auto"/>
                <w:right w:val="none" w:sz="0" w:space="0" w:color="auto"/>
              </w:divBdr>
            </w:div>
          </w:divsChild>
        </w:div>
        <w:div w:id="2052068532">
          <w:marLeft w:val="0"/>
          <w:marRight w:val="0"/>
          <w:marTop w:val="0"/>
          <w:marBottom w:val="0"/>
          <w:divBdr>
            <w:top w:val="none" w:sz="0" w:space="0" w:color="auto"/>
            <w:left w:val="none" w:sz="0" w:space="0" w:color="auto"/>
            <w:bottom w:val="none" w:sz="0" w:space="0" w:color="auto"/>
            <w:right w:val="none" w:sz="0" w:space="0" w:color="auto"/>
          </w:divBdr>
          <w:divsChild>
            <w:div w:id="522062824">
              <w:marLeft w:val="75"/>
              <w:marRight w:val="0"/>
              <w:marTop w:val="0"/>
              <w:marBottom w:val="0"/>
              <w:divBdr>
                <w:top w:val="none" w:sz="0" w:space="0" w:color="auto"/>
                <w:left w:val="none" w:sz="0" w:space="0" w:color="auto"/>
                <w:bottom w:val="none" w:sz="0" w:space="0" w:color="auto"/>
                <w:right w:val="none" w:sz="0" w:space="0" w:color="auto"/>
              </w:divBdr>
            </w:div>
            <w:div w:id="1778523517">
              <w:marLeft w:val="0"/>
              <w:marRight w:val="0"/>
              <w:marTop w:val="0"/>
              <w:marBottom w:val="0"/>
              <w:divBdr>
                <w:top w:val="single" w:sz="6" w:space="0" w:color="F3F3F3"/>
                <w:left w:val="single" w:sz="6" w:space="0" w:color="F3F3F3"/>
                <w:bottom w:val="single" w:sz="6" w:space="14" w:color="F3F3F3"/>
                <w:right w:val="single" w:sz="6" w:space="0" w:color="F3F3F3"/>
              </w:divBdr>
            </w:div>
            <w:div w:id="1301304546">
              <w:blockQuote w:val="1"/>
              <w:marLeft w:val="0"/>
              <w:marRight w:val="0"/>
              <w:marTop w:val="0"/>
              <w:marBottom w:val="450"/>
              <w:divBdr>
                <w:top w:val="none" w:sz="0" w:space="0" w:color="auto"/>
                <w:left w:val="none" w:sz="0" w:space="0" w:color="auto"/>
                <w:bottom w:val="none" w:sz="0" w:space="0" w:color="auto"/>
                <w:right w:val="none" w:sz="0" w:space="0" w:color="auto"/>
              </w:divBdr>
            </w:div>
            <w:div w:id="2144156807">
              <w:marLeft w:val="0"/>
              <w:marRight w:val="0"/>
              <w:marTop w:val="0"/>
              <w:marBottom w:val="450"/>
              <w:divBdr>
                <w:top w:val="none" w:sz="0" w:space="0" w:color="auto"/>
                <w:left w:val="none" w:sz="0" w:space="0" w:color="auto"/>
                <w:bottom w:val="none" w:sz="0" w:space="0" w:color="auto"/>
                <w:right w:val="none" w:sz="0" w:space="0" w:color="auto"/>
              </w:divBdr>
            </w:div>
            <w:div w:id="1859614046">
              <w:marLeft w:val="0"/>
              <w:marRight w:val="0"/>
              <w:marTop w:val="0"/>
              <w:marBottom w:val="0"/>
              <w:divBdr>
                <w:top w:val="none" w:sz="0" w:space="0" w:color="auto"/>
                <w:left w:val="none" w:sz="0" w:space="0" w:color="auto"/>
                <w:bottom w:val="none" w:sz="0" w:space="0" w:color="auto"/>
                <w:right w:val="none" w:sz="0" w:space="0" w:color="auto"/>
              </w:divBdr>
              <w:divsChild>
                <w:div w:id="226034931">
                  <w:marLeft w:val="0"/>
                  <w:marRight w:val="0"/>
                  <w:marTop w:val="0"/>
                  <w:marBottom w:val="0"/>
                  <w:divBdr>
                    <w:top w:val="none" w:sz="0" w:space="0" w:color="auto"/>
                    <w:left w:val="none" w:sz="0" w:space="0" w:color="auto"/>
                    <w:bottom w:val="none" w:sz="0" w:space="0" w:color="auto"/>
                    <w:right w:val="none" w:sz="0" w:space="0" w:color="auto"/>
                  </w:divBdr>
                  <w:divsChild>
                    <w:div w:id="281302169">
                      <w:marLeft w:val="0"/>
                      <w:marRight w:val="0"/>
                      <w:marTop w:val="0"/>
                      <w:marBottom w:val="0"/>
                      <w:divBdr>
                        <w:top w:val="none" w:sz="0" w:space="0" w:color="auto"/>
                        <w:left w:val="none" w:sz="0" w:space="0" w:color="auto"/>
                        <w:bottom w:val="none" w:sz="0" w:space="0" w:color="auto"/>
                        <w:right w:val="none" w:sz="0" w:space="0" w:color="auto"/>
                      </w:divBdr>
                      <w:divsChild>
                        <w:div w:id="1009866558">
                          <w:marLeft w:val="0"/>
                          <w:marRight w:val="0"/>
                          <w:marTop w:val="0"/>
                          <w:marBottom w:val="0"/>
                          <w:divBdr>
                            <w:top w:val="none" w:sz="0" w:space="0" w:color="auto"/>
                            <w:left w:val="none" w:sz="0" w:space="0" w:color="auto"/>
                            <w:bottom w:val="none" w:sz="0" w:space="0" w:color="auto"/>
                            <w:right w:val="none" w:sz="0" w:space="0" w:color="auto"/>
                          </w:divBdr>
                          <w:divsChild>
                            <w:div w:id="429396084">
                              <w:marLeft w:val="0"/>
                              <w:marRight w:val="0"/>
                              <w:marTop w:val="0"/>
                              <w:marBottom w:val="0"/>
                              <w:divBdr>
                                <w:top w:val="none" w:sz="0" w:space="0" w:color="auto"/>
                                <w:left w:val="none" w:sz="0" w:space="0" w:color="auto"/>
                                <w:bottom w:val="none" w:sz="0" w:space="0" w:color="auto"/>
                                <w:right w:val="none" w:sz="0" w:space="0" w:color="auto"/>
                              </w:divBdr>
                              <w:divsChild>
                                <w:div w:id="1465924126">
                                  <w:marLeft w:val="0"/>
                                  <w:marRight w:val="0"/>
                                  <w:marTop w:val="30"/>
                                  <w:marBottom w:val="450"/>
                                  <w:divBdr>
                                    <w:top w:val="single" w:sz="6" w:space="5" w:color="CCCCCC"/>
                                    <w:left w:val="none" w:sz="0" w:space="0" w:color="auto"/>
                                    <w:bottom w:val="single" w:sz="6" w:space="5" w:color="CCCCCC"/>
                                    <w:right w:val="none" w:sz="0" w:space="0" w:color="auto"/>
                                  </w:divBdr>
                                  <w:divsChild>
                                    <w:div w:id="8059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605666">
              <w:marLeft w:val="0"/>
              <w:marRight w:val="0"/>
              <w:marTop w:val="0"/>
              <w:marBottom w:val="0"/>
              <w:divBdr>
                <w:top w:val="none" w:sz="0" w:space="0" w:color="auto"/>
                <w:left w:val="none" w:sz="0" w:space="0" w:color="auto"/>
                <w:bottom w:val="none" w:sz="0" w:space="0" w:color="auto"/>
                <w:right w:val="none" w:sz="0" w:space="0" w:color="auto"/>
              </w:divBdr>
              <w:divsChild>
                <w:div w:id="1112822322">
                  <w:marLeft w:val="0"/>
                  <w:marRight w:val="0"/>
                  <w:marTop w:val="0"/>
                  <w:marBottom w:val="0"/>
                  <w:divBdr>
                    <w:top w:val="none" w:sz="0" w:space="0" w:color="auto"/>
                    <w:left w:val="none" w:sz="0" w:space="0" w:color="auto"/>
                    <w:bottom w:val="none" w:sz="0" w:space="0" w:color="auto"/>
                    <w:right w:val="none" w:sz="0" w:space="0" w:color="auto"/>
                  </w:divBdr>
                  <w:divsChild>
                    <w:div w:id="615915564">
                      <w:marLeft w:val="0"/>
                      <w:marRight w:val="0"/>
                      <w:marTop w:val="0"/>
                      <w:marBottom w:val="0"/>
                      <w:divBdr>
                        <w:top w:val="none" w:sz="0" w:space="0" w:color="auto"/>
                        <w:left w:val="none" w:sz="0" w:space="0" w:color="auto"/>
                        <w:bottom w:val="none" w:sz="0" w:space="0" w:color="auto"/>
                        <w:right w:val="none" w:sz="0" w:space="0" w:color="auto"/>
                      </w:divBdr>
                      <w:divsChild>
                        <w:div w:id="1116556554">
                          <w:marLeft w:val="0"/>
                          <w:marRight w:val="0"/>
                          <w:marTop w:val="0"/>
                          <w:marBottom w:val="0"/>
                          <w:divBdr>
                            <w:top w:val="none" w:sz="0" w:space="0" w:color="auto"/>
                            <w:left w:val="none" w:sz="0" w:space="0" w:color="auto"/>
                            <w:bottom w:val="none" w:sz="0" w:space="0" w:color="auto"/>
                            <w:right w:val="none" w:sz="0" w:space="0" w:color="auto"/>
                          </w:divBdr>
                          <w:divsChild>
                            <w:div w:id="1937054086">
                              <w:marLeft w:val="0"/>
                              <w:marRight w:val="0"/>
                              <w:marTop w:val="0"/>
                              <w:marBottom w:val="0"/>
                              <w:divBdr>
                                <w:top w:val="none" w:sz="0" w:space="0" w:color="auto"/>
                                <w:left w:val="none" w:sz="0" w:space="0" w:color="auto"/>
                                <w:bottom w:val="none" w:sz="0" w:space="0" w:color="auto"/>
                                <w:right w:val="none" w:sz="0" w:space="0" w:color="auto"/>
                              </w:divBdr>
                              <w:divsChild>
                                <w:div w:id="96409745">
                                  <w:marLeft w:val="0"/>
                                  <w:marRight w:val="0"/>
                                  <w:marTop w:val="30"/>
                                  <w:marBottom w:val="450"/>
                                  <w:divBdr>
                                    <w:top w:val="single" w:sz="6" w:space="5" w:color="CCCCCC"/>
                                    <w:left w:val="none" w:sz="0" w:space="0" w:color="auto"/>
                                    <w:bottom w:val="single" w:sz="6" w:space="5" w:color="CCCCCC"/>
                                    <w:right w:val="none" w:sz="0" w:space="0" w:color="auto"/>
                                  </w:divBdr>
                                  <w:divsChild>
                                    <w:div w:id="119368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998316">
              <w:marLeft w:val="0"/>
              <w:marRight w:val="0"/>
              <w:marTop w:val="0"/>
              <w:marBottom w:val="450"/>
              <w:divBdr>
                <w:top w:val="none" w:sz="0" w:space="0" w:color="auto"/>
                <w:left w:val="none" w:sz="0" w:space="0" w:color="auto"/>
                <w:bottom w:val="none" w:sz="0" w:space="0" w:color="auto"/>
                <w:right w:val="none" w:sz="0" w:space="0" w:color="auto"/>
              </w:divBdr>
            </w:div>
            <w:div w:id="1431505877">
              <w:marLeft w:val="0"/>
              <w:marRight w:val="0"/>
              <w:marTop w:val="0"/>
              <w:marBottom w:val="0"/>
              <w:divBdr>
                <w:top w:val="none" w:sz="0" w:space="0" w:color="auto"/>
                <w:left w:val="none" w:sz="0" w:space="0" w:color="auto"/>
                <w:bottom w:val="none" w:sz="0" w:space="0" w:color="auto"/>
                <w:right w:val="none" w:sz="0" w:space="0" w:color="auto"/>
              </w:divBdr>
              <w:divsChild>
                <w:div w:id="148253121">
                  <w:marLeft w:val="0"/>
                  <w:marRight w:val="0"/>
                  <w:marTop w:val="0"/>
                  <w:marBottom w:val="0"/>
                  <w:divBdr>
                    <w:top w:val="none" w:sz="0" w:space="0" w:color="auto"/>
                    <w:left w:val="none" w:sz="0" w:space="0" w:color="auto"/>
                    <w:bottom w:val="none" w:sz="0" w:space="0" w:color="auto"/>
                    <w:right w:val="none" w:sz="0" w:space="0" w:color="auto"/>
                  </w:divBdr>
                  <w:divsChild>
                    <w:div w:id="1817256943">
                      <w:marLeft w:val="0"/>
                      <w:marRight w:val="0"/>
                      <w:marTop w:val="0"/>
                      <w:marBottom w:val="0"/>
                      <w:divBdr>
                        <w:top w:val="none" w:sz="0" w:space="0" w:color="auto"/>
                        <w:left w:val="none" w:sz="0" w:space="0" w:color="auto"/>
                        <w:bottom w:val="none" w:sz="0" w:space="0" w:color="auto"/>
                        <w:right w:val="none" w:sz="0" w:space="0" w:color="auto"/>
                      </w:divBdr>
                      <w:divsChild>
                        <w:div w:id="1187788540">
                          <w:marLeft w:val="0"/>
                          <w:marRight w:val="0"/>
                          <w:marTop w:val="0"/>
                          <w:marBottom w:val="0"/>
                          <w:divBdr>
                            <w:top w:val="none" w:sz="0" w:space="0" w:color="auto"/>
                            <w:left w:val="none" w:sz="0" w:space="0" w:color="auto"/>
                            <w:bottom w:val="none" w:sz="0" w:space="0" w:color="auto"/>
                            <w:right w:val="none" w:sz="0" w:space="0" w:color="auto"/>
                          </w:divBdr>
                          <w:divsChild>
                            <w:div w:id="1029792960">
                              <w:marLeft w:val="0"/>
                              <w:marRight w:val="0"/>
                              <w:marTop w:val="0"/>
                              <w:marBottom w:val="0"/>
                              <w:divBdr>
                                <w:top w:val="none" w:sz="0" w:space="0" w:color="auto"/>
                                <w:left w:val="none" w:sz="0" w:space="0" w:color="auto"/>
                                <w:bottom w:val="none" w:sz="0" w:space="0" w:color="auto"/>
                                <w:right w:val="none" w:sz="0" w:space="0" w:color="auto"/>
                              </w:divBdr>
                              <w:divsChild>
                                <w:div w:id="535846687">
                                  <w:marLeft w:val="0"/>
                                  <w:marRight w:val="0"/>
                                  <w:marTop w:val="30"/>
                                  <w:marBottom w:val="450"/>
                                  <w:divBdr>
                                    <w:top w:val="single" w:sz="6" w:space="5" w:color="CCCCCC"/>
                                    <w:left w:val="none" w:sz="0" w:space="0" w:color="auto"/>
                                    <w:bottom w:val="single" w:sz="6" w:space="5" w:color="CCCCCC"/>
                                    <w:right w:val="none" w:sz="0" w:space="0" w:color="auto"/>
                                  </w:divBdr>
                                  <w:divsChild>
                                    <w:div w:id="15053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744072">
              <w:marLeft w:val="0"/>
              <w:marRight w:val="0"/>
              <w:marTop w:val="0"/>
              <w:marBottom w:val="0"/>
              <w:divBdr>
                <w:top w:val="none" w:sz="0" w:space="0" w:color="auto"/>
                <w:left w:val="none" w:sz="0" w:space="0" w:color="auto"/>
                <w:bottom w:val="none" w:sz="0" w:space="0" w:color="auto"/>
                <w:right w:val="none" w:sz="0" w:space="0" w:color="auto"/>
              </w:divBdr>
              <w:divsChild>
                <w:div w:id="1198079322">
                  <w:marLeft w:val="0"/>
                  <w:marRight w:val="0"/>
                  <w:marTop w:val="0"/>
                  <w:marBottom w:val="0"/>
                  <w:divBdr>
                    <w:top w:val="none" w:sz="0" w:space="0" w:color="auto"/>
                    <w:left w:val="none" w:sz="0" w:space="0" w:color="auto"/>
                    <w:bottom w:val="none" w:sz="0" w:space="0" w:color="auto"/>
                    <w:right w:val="none" w:sz="0" w:space="0" w:color="auto"/>
                  </w:divBdr>
                  <w:divsChild>
                    <w:div w:id="1242835829">
                      <w:marLeft w:val="0"/>
                      <w:marRight w:val="0"/>
                      <w:marTop w:val="0"/>
                      <w:marBottom w:val="0"/>
                      <w:divBdr>
                        <w:top w:val="none" w:sz="0" w:space="0" w:color="auto"/>
                        <w:left w:val="none" w:sz="0" w:space="0" w:color="auto"/>
                        <w:bottom w:val="none" w:sz="0" w:space="0" w:color="auto"/>
                        <w:right w:val="none" w:sz="0" w:space="0" w:color="auto"/>
                      </w:divBdr>
                      <w:divsChild>
                        <w:div w:id="1870333033">
                          <w:marLeft w:val="0"/>
                          <w:marRight w:val="0"/>
                          <w:marTop w:val="0"/>
                          <w:marBottom w:val="0"/>
                          <w:divBdr>
                            <w:top w:val="none" w:sz="0" w:space="0" w:color="auto"/>
                            <w:left w:val="none" w:sz="0" w:space="0" w:color="auto"/>
                            <w:bottom w:val="none" w:sz="0" w:space="0" w:color="auto"/>
                            <w:right w:val="none" w:sz="0" w:space="0" w:color="auto"/>
                          </w:divBdr>
                          <w:divsChild>
                            <w:div w:id="701442971">
                              <w:marLeft w:val="0"/>
                              <w:marRight w:val="0"/>
                              <w:marTop w:val="0"/>
                              <w:marBottom w:val="0"/>
                              <w:divBdr>
                                <w:top w:val="none" w:sz="0" w:space="0" w:color="auto"/>
                                <w:left w:val="none" w:sz="0" w:space="0" w:color="auto"/>
                                <w:bottom w:val="none" w:sz="0" w:space="0" w:color="auto"/>
                                <w:right w:val="none" w:sz="0" w:space="0" w:color="auto"/>
                              </w:divBdr>
                              <w:divsChild>
                                <w:div w:id="1762950721">
                                  <w:marLeft w:val="0"/>
                                  <w:marRight w:val="0"/>
                                  <w:marTop w:val="30"/>
                                  <w:marBottom w:val="450"/>
                                  <w:divBdr>
                                    <w:top w:val="single" w:sz="6" w:space="5" w:color="CCCCCC"/>
                                    <w:left w:val="none" w:sz="0" w:space="0" w:color="auto"/>
                                    <w:bottom w:val="single" w:sz="6" w:space="5" w:color="CCCCCC"/>
                                    <w:right w:val="none" w:sz="0" w:space="0" w:color="auto"/>
                                  </w:divBdr>
                                  <w:divsChild>
                                    <w:div w:id="1454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94080">
              <w:marLeft w:val="0"/>
              <w:marRight w:val="0"/>
              <w:marTop w:val="0"/>
              <w:marBottom w:val="0"/>
              <w:divBdr>
                <w:top w:val="none" w:sz="0" w:space="0" w:color="auto"/>
                <w:left w:val="none" w:sz="0" w:space="0" w:color="auto"/>
                <w:bottom w:val="none" w:sz="0" w:space="0" w:color="auto"/>
                <w:right w:val="none" w:sz="0" w:space="0" w:color="auto"/>
              </w:divBdr>
              <w:divsChild>
                <w:div w:id="548954675">
                  <w:marLeft w:val="0"/>
                  <w:marRight w:val="0"/>
                  <w:marTop w:val="0"/>
                  <w:marBottom w:val="0"/>
                  <w:divBdr>
                    <w:top w:val="none" w:sz="0" w:space="0" w:color="auto"/>
                    <w:left w:val="none" w:sz="0" w:space="0" w:color="auto"/>
                    <w:bottom w:val="none" w:sz="0" w:space="0" w:color="auto"/>
                    <w:right w:val="none" w:sz="0" w:space="0" w:color="auto"/>
                  </w:divBdr>
                  <w:divsChild>
                    <w:div w:id="674844378">
                      <w:marLeft w:val="0"/>
                      <w:marRight w:val="0"/>
                      <w:marTop w:val="0"/>
                      <w:marBottom w:val="0"/>
                      <w:divBdr>
                        <w:top w:val="none" w:sz="0" w:space="0" w:color="auto"/>
                        <w:left w:val="none" w:sz="0" w:space="0" w:color="auto"/>
                        <w:bottom w:val="none" w:sz="0" w:space="0" w:color="auto"/>
                        <w:right w:val="none" w:sz="0" w:space="0" w:color="auto"/>
                      </w:divBdr>
                      <w:divsChild>
                        <w:div w:id="960263207">
                          <w:marLeft w:val="0"/>
                          <w:marRight w:val="0"/>
                          <w:marTop w:val="0"/>
                          <w:marBottom w:val="0"/>
                          <w:divBdr>
                            <w:top w:val="none" w:sz="0" w:space="0" w:color="auto"/>
                            <w:left w:val="none" w:sz="0" w:space="0" w:color="auto"/>
                            <w:bottom w:val="none" w:sz="0" w:space="0" w:color="auto"/>
                            <w:right w:val="none" w:sz="0" w:space="0" w:color="auto"/>
                          </w:divBdr>
                          <w:divsChild>
                            <w:div w:id="2106148674">
                              <w:marLeft w:val="0"/>
                              <w:marRight w:val="0"/>
                              <w:marTop w:val="0"/>
                              <w:marBottom w:val="0"/>
                              <w:divBdr>
                                <w:top w:val="none" w:sz="0" w:space="0" w:color="auto"/>
                                <w:left w:val="none" w:sz="0" w:space="0" w:color="auto"/>
                                <w:bottom w:val="none" w:sz="0" w:space="0" w:color="auto"/>
                                <w:right w:val="none" w:sz="0" w:space="0" w:color="auto"/>
                              </w:divBdr>
                              <w:divsChild>
                                <w:div w:id="1552114995">
                                  <w:marLeft w:val="0"/>
                                  <w:marRight w:val="0"/>
                                  <w:marTop w:val="30"/>
                                  <w:marBottom w:val="450"/>
                                  <w:divBdr>
                                    <w:top w:val="single" w:sz="6" w:space="5" w:color="CCCCCC"/>
                                    <w:left w:val="none" w:sz="0" w:space="0" w:color="auto"/>
                                    <w:bottom w:val="single" w:sz="6" w:space="5" w:color="CCCCCC"/>
                                    <w:right w:val="none" w:sz="0" w:space="0" w:color="auto"/>
                                  </w:divBdr>
                                  <w:divsChild>
                                    <w:div w:id="3736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779356">
      <w:bodyDiv w:val="1"/>
      <w:marLeft w:val="0"/>
      <w:marRight w:val="0"/>
      <w:marTop w:val="0"/>
      <w:marBottom w:val="0"/>
      <w:divBdr>
        <w:top w:val="none" w:sz="0" w:space="0" w:color="auto"/>
        <w:left w:val="none" w:sz="0" w:space="0" w:color="auto"/>
        <w:bottom w:val="none" w:sz="0" w:space="0" w:color="auto"/>
        <w:right w:val="none" w:sz="0" w:space="0" w:color="auto"/>
      </w:divBdr>
    </w:div>
    <w:div w:id="1798336783">
      <w:bodyDiv w:val="1"/>
      <w:marLeft w:val="0"/>
      <w:marRight w:val="0"/>
      <w:marTop w:val="0"/>
      <w:marBottom w:val="0"/>
      <w:divBdr>
        <w:top w:val="none" w:sz="0" w:space="0" w:color="auto"/>
        <w:left w:val="none" w:sz="0" w:space="0" w:color="auto"/>
        <w:bottom w:val="none" w:sz="0" w:space="0" w:color="auto"/>
        <w:right w:val="none" w:sz="0" w:space="0" w:color="auto"/>
      </w:divBdr>
    </w:div>
    <w:div w:id="213405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yberciti.biz/faq/rhel-centos-fedora-linux-yum-command-howto/?utm_source=Linux_Unix_Command&amp;utm_medium=faq&amp;utm_campaign=nixcmd" TargetMode="External"/><Relationship Id="rId18" Type="http://schemas.openxmlformats.org/officeDocument/2006/relationships/hyperlink" Target="https://www.cyberciti.biz/faq/linux-unix-appleosx-bsd-cat-command-examples/?utm_source=Linux_Unix_Command&amp;utm_medium=faq&amp;utm_campaign=nixcmd"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hyperlink" Target="https://www.cyberciti.biz/faq/check-list-installed-packages-in-centos-linux/" TargetMode="External"/><Relationship Id="rId12" Type="http://schemas.openxmlformats.org/officeDocument/2006/relationships/hyperlink" Target="https://dnf.readthedocs.io/en/latest/command_ref.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cyberciti.biz/howto/question/linux/linux-rpm-cheat-sheet.php?utm_source=Linux_Unix_Command&amp;utm_medium=faq&amp;utm_campaign=nixcmd"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yberciti.biz/faq/how-can-i-log-in-as-root/" TargetMode="External"/><Relationship Id="rId11" Type="http://schemas.openxmlformats.org/officeDocument/2006/relationships/hyperlink" Target="https://www.cyberciti.biz/faq/tag/centos-stream/" TargetMode="External"/><Relationship Id="rId24" Type="http://schemas.openxmlformats.org/officeDocument/2006/relationships/image" Target="media/image7.png"/><Relationship Id="rId32" Type="http://schemas.openxmlformats.org/officeDocument/2006/relationships/hyperlink" Target="https://eb2.3lift.com/pass?tl_clickthrough=true&amp;redir=https%3A%2F%2Frtb-us-west.linkedin.com%2Flax%2Fclk%3Ftrk%3DCwEAAAGEWrvjlabQIgstm_og0rTc3xdsV0x_kjft2qmaRdNPuOHP8wRigmIQzMGMLo7MmsEBrlupKoR-kFR-0ovG-6bViUj1vANR6weajCr1lTIItUD8gdvIv-tWOeccGLtmDo3Lcq6fGR7dwxPIaFNwPGmLzIZj-gkNLEUb-Hi-oGj-WtQ2Djqmr3FhskQz2X8--zQYsa_HHbPH2Id_fE_Nb1Hs_dpI-_csaCLWZC2OFZIZlmR9PihJK5BTft2nMUHHfaIjS1OKLSBJtCgd5oGbJu4OnxXJ_IfOc7lZ3rlnGNqQtKcPXkkGFNDXlRpTf6k5dlC2ATiUAnbM6I_0JsbZQ_nZSaIMLlLVty1mAPkpg5Z-MHAnR34u6dqM1bpoT0k0-VnRmPkooCaO-t0eLcblJSzaewutFIZUh_oXLRkB1-hv02Td0WdJm2LcPSyWhvvzinrB0G1Wnzf5tl91MaWcJTY7I7gHkneSGTJ65YjG6vMcO-_JTwCBPiQi_cvOio0xc5nJvy3C3ev6mxOwYNL6JuxsB9p76pV5_FFE-S32ea3irWJhgKN5DBwO6hX9SPaMGvD5huq3wbgk9v-YTh4f4uoTGl0Wgz9lhyTzq4kwim5g05H2JesZlWf8C_XWoUxoorqsJ8zi7ERfWC7S7FZrc0jmT5YBGFOFARdSORdQm-P96Pi2x_x-jATCskjjKtjrGOpPn3Yp4bLAProCgM63cS3CQeDBssOkglTWrf1Nh6DKzmT-chBD6ZT3x2CS53ByO2Pm3GmMspKQsJko8CX4sTu-I09erGW754B4Hqfh4MNKKOFsoblOn_KlmAzFrqZkkQzIvI2Ytny_mUggYRTdCLRSebxZu1LRqRAOwLejAjPRrQeWZUUNMG940DHQ9tZqTo_sBBiox8gLnfZyYdvY0GakTsCZzVwHyeQAI6fASKNY7nf1-fnXFTHAk9ZRxOJ71r_Pau_vxKbgdPPWHKZgx_uPYgE-ijrFrDWX2nREk6XsKkwJAOVzmL2XYiYlCkbA_E1OQvqzNMopE04rZHsAyeD17dPDWTlNLza9doopX0uBfJOOq7IrM3Ty3C7_lW2T1Q1jXFb6RdinjY8Ijo3pvJMk1exNKlne0r0g25LazYlyV5rQPh946eNjK6zOyLgs_SjOb-6aWHeFrF7wYTwCDFtlEGuG3iRwmhAMTI8EpDG7RObNCzbQWMYhwT5mczXtQ-KDZRwIWgoZPaMlRzS-ghLRtbcmjzDab9d7zUlcej5LDUexvPRNyRCzkKwCT5GtbAIbRCRD4x2oXEM99Xup-PgUdJoPU9X3if2z4wBsduiYeYOhuj41RoFwLcWKVBSBwShbrZMLOd2VmKUNpTLHgd6eZ2s_92uQhli4R0thqh0VLFRd0uaq4zUI4LhkEMHBTLsQxIZhjz-YaoEBcOVrUg_nIUgOtPohQ5QT3FlwbPlGZLhWYi3wRb-EjMQ%26action%3Dclick%26laxrid%3Db7c18c2d-7e78-4374-8ebe-fba043e6aea9%26laxbid%3D2%26eid%3D3%26crtype%3Dvid%26laxerid%3D43446033636259221008510%26adfmt%3D6%26urle%3DCwEAAAGEWrvjlhc407u-wlh83t4HAvdo8tiy1qarYg01J6qnSqMuE0WpfkeMbQtgKgTlCt-RwM1rMnM4TSRGgTcBcU75BonUuJBPiXMzuBkCljYoM-KdSqVRdYeAc2yKGw92q6wYDnHENg%26urlhash%3DVO3I&amp;pr=0.416&amp;bc=0.776&amp;aid=43446033636259221008510&amp;bmid=6250&amp;biid=6250&amp;sid=66552&amp;brid=556676&amp;adid=218628333&amp;crid=90616946&amp;ts=1667969573&amp;bcud=776&amp;ss=39&amp;cb=82267" TargetMode="External"/><Relationship Id="rId37" Type="http://schemas.openxmlformats.org/officeDocument/2006/relationships/theme" Target="theme/theme1.xml"/><Relationship Id="rId5" Type="http://schemas.openxmlformats.org/officeDocument/2006/relationships/hyperlink" Target="https://www.cyberciti.biz/faq/tag/easy/" TargetMode="External"/><Relationship Id="rId15" Type="http://schemas.openxmlformats.org/officeDocument/2006/relationships/hyperlink" Target="https://www.cyberciti.biz/faq/howto-use-grep-command-in-linux-unix/?utm_source=Linux_Unix_Command&amp;utm_medium=faq&amp;utm_campaign=nixcm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cyberciti.biz/faq/category/redhat-and-friends/" TargetMode="External"/><Relationship Id="rId19" Type="http://schemas.openxmlformats.org/officeDocument/2006/relationships/hyperlink" Target="https://www.cyberciti.biz/tips/linux-get-list-installed-software-reinstallation-restore.html"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cyberciti.biz/faq/category/fedora-linux/"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s://www.cyberciti.biz/faq/category/cento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21</Pages>
  <Words>4644</Words>
  <Characters>26472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2022-11-09T04:28:00Z</dcterms:created>
  <dcterms:modified xsi:type="dcterms:W3CDTF">2022-11-09T06:31:00Z</dcterms:modified>
</cp:coreProperties>
</file>